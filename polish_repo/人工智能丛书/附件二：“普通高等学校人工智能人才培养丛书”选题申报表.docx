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33C9" w:rsidRDefault="00C03D4C">
      <w:pPr>
        <w:widowControl/>
        <w:jc w:val="center"/>
      </w:pPr>
      <w:r>
        <w:rPr>
          <w:rFonts w:ascii="华文中宋" w:eastAsia="华文中宋" w:hAnsi="华文中宋" w:cs="华文中宋"/>
          <w:b/>
          <w:bCs/>
          <w:color w:val="000000"/>
          <w:kern w:val="0"/>
          <w:sz w:val="36"/>
          <w:szCs w:val="36"/>
          <w:lang w:bidi="ar"/>
        </w:rPr>
        <w:t>“普通高等学校人工智能人才培养丛书”</w:t>
      </w:r>
    </w:p>
    <w:p w:rsidR="00EF33C9" w:rsidRDefault="00C03D4C">
      <w:pPr>
        <w:spacing w:line="360" w:lineRule="auto"/>
        <w:jc w:val="center"/>
        <w:rPr>
          <w:rFonts w:ascii="华文中宋" w:eastAsia="华文中宋" w:hAnsi="华文中宋"/>
          <w:b/>
          <w:sz w:val="36"/>
          <w:szCs w:val="36"/>
        </w:rPr>
      </w:pPr>
      <w:r>
        <w:rPr>
          <w:rFonts w:ascii="华文中宋" w:eastAsia="华文中宋" w:hAnsi="华文中宋" w:hint="eastAsia"/>
          <w:b/>
          <w:sz w:val="36"/>
          <w:szCs w:val="36"/>
        </w:rPr>
        <w:t>选题申报表</w:t>
      </w:r>
    </w:p>
    <w:p w:rsidR="00EF33C9" w:rsidRDefault="00C03D4C">
      <w:pPr>
        <w:pStyle w:val="3"/>
        <w:spacing w:line="520" w:lineRule="exact"/>
        <w:ind w:right="-95" w:firstLine="0"/>
        <w:rPr>
          <w:rFonts w:ascii="仿宋" w:eastAsia="仿宋" w:hAnsi="仿宋" w:hint="default"/>
          <w:b/>
          <w:sz w:val="32"/>
        </w:rPr>
      </w:pPr>
      <w:r>
        <w:rPr>
          <w:rFonts w:ascii="仿宋" w:eastAsia="仿宋" w:hAnsi="仿宋"/>
          <w:b/>
          <w:sz w:val="32"/>
        </w:rPr>
        <w:t>一、申报教材基本情况</w:t>
      </w:r>
    </w:p>
    <w:tbl>
      <w:tblPr>
        <w:tblW w:w="9840"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4"/>
        <w:gridCol w:w="2511"/>
        <w:gridCol w:w="1255"/>
        <w:gridCol w:w="718"/>
        <w:gridCol w:w="3432"/>
      </w:tblGrid>
      <w:tr w:rsidR="00EF33C9">
        <w:trPr>
          <w:trHeight w:val="454"/>
        </w:trPr>
        <w:tc>
          <w:tcPr>
            <w:tcW w:w="1924" w:type="dxa"/>
            <w:vAlign w:val="center"/>
          </w:tcPr>
          <w:p w:rsidR="00EF33C9" w:rsidRDefault="00C03D4C">
            <w:pPr>
              <w:pStyle w:val="3"/>
              <w:spacing w:line="520" w:lineRule="exact"/>
              <w:ind w:right="-95" w:firstLine="0"/>
              <w:rPr>
                <w:rFonts w:ascii="仿宋" w:eastAsia="仿宋" w:hAnsi="仿宋" w:hint="default"/>
                <w:sz w:val="24"/>
                <w:szCs w:val="24"/>
              </w:rPr>
            </w:pPr>
            <w:r>
              <w:rPr>
                <w:rFonts w:ascii="仿宋" w:eastAsia="仿宋" w:hAnsi="仿宋"/>
                <w:sz w:val="24"/>
                <w:szCs w:val="24"/>
              </w:rPr>
              <w:t>教材名称</w:t>
            </w:r>
          </w:p>
        </w:tc>
        <w:tc>
          <w:tcPr>
            <w:tcW w:w="3766" w:type="dxa"/>
            <w:gridSpan w:val="2"/>
            <w:vAlign w:val="center"/>
          </w:tcPr>
          <w:p w:rsidR="00EF33C9" w:rsidRDefault="002D5A2E">
            <w:pPr>
              <w:pStyle w:val="3"/>
              <w:spacing w:line="520" w:lineRule="exact"/>
              <w:ind w:right="-95" w:firstLine="0"/>
              <w:rPr>
                <w:rFonts w:ascii="仿宋" w:eastAsia="仿宋" w:hAnsi="仿宋" w:hint="default"/>
                <w:sz w:val="24"/>
                <w:szCs w:val="24"/>
              </w:rPr>
            </w:pPr>
            <w:ins w:id="0" w:author="吴敏" w:date="2025-04-18T15:35:00Z">
              <w:r w:rsidRPr="002D5A2E">
                <w:rPr>
                  <w:rFonts w:ascii="仿宋" w:eastAsia="仿宋" w:hAnsi="仿宋"/>
                  <w:sz w:val="24"/>
                  <w:szCs w:val="24"/>
                </w:rPr>
                <w:t>理解智能：AI背后的理性与取舍</w:t>
              </w:r>
            </w:ins>
          </w:p>
        </w:tc>
        <w:tc>
          <w:tcPr>
            <w:tcW w:w="4150" w:type="dxa"/>
            <w:gridSpan w:val="2"/>
            <w:vAlign w:val="center"/>
          </w:tcPr>
          <w:p w:rsidR="00EF33C9" w:rsidRDefault="00C03D4C">
            <w:pPr>
              <w:pStyle w:val="3"/>
              <w:spacing w:line="520" w:lineRule="exact"/>
              <w:ind w:right="-95" w:firstLine="0"/>
              <w:rPr>
                <w:rFonts w:ascii="仿宋" w:eastAsia="仿宋" w:hAnsi="仿宋" w:hint="default"/>
                <w:sz w:val="24"/>
                <w:szCs w:val="24"/>
              </w:rPr>
            </w:pPr>
            <w:r>
              <w:rPr>
                <w:rFonts w:ascii="仿宋" w:eastAsia="仿宋" w:hAnsi="仿宋"/>
                <w:sz w:val="24"/>
                <w:szCs w:val="24"/>
              </w:rPr>
              <w:t>新编</w:t>
            </w:r>
            <w:sdt>
              <w:sdtPr>
                <w:rPr>
                  <w:rFonts w:ascii="仿宋" w:eastAsia="仿宋" w:hAnsi="仿宋"/>
                  <w:sz w:val="24"/>
                  <w:szCs w:val="24"/>
                </w:rPr>
                <w:id w:val="1584341863"/>
                <w14:checkbox>
                  <w14:checked w14:val="1"/>
                  <w14:checkedState w14:val="0052" w14:font="Wingdings 2"/>
                  <w14:uncheckedState w14:val="00A3" w14:font="Wingdings 2"/>
                </w14:checkbox>
              </w:sdtPr>
              <w:sdtEndPr/>
              <w:sdtContent>
                <w:r w:rsidR="002D5A2E">
                  <w:rPr>
                    <w:rFonts w:ascii="仿宋" w:eastAsia="仿宋" w:hAnsi="仿宋"/>
                    <w:sz w:val="24"/>
                    <w:szCs w:val="24"/>
                  </w:rPr>
                  <w:sym w:font="Wingdings 2" w:char="F052"/>
                </w:r>
              </w:sdtContent>
            </w:sdt>
            <w:r>
              <w:rPr>
                <w:rFonts w:ascii="仿宋" w:eastAsia="仿宋" w:hAnsi="仿宋"/>
                <w:sz w:val="24"/>
                <w:szCs w:val="24"/>
              </w:rPr>
              <w:t xml:space="preserve">    修订</w:t>
            </w:r>
            <w:sdt>
              <w:sdtPr>
                <w:rPr>
                  <w:rFonts w:ascii="仿宋" w:eastAsia="仿宋" w:hAnsi="仿宋"/>
                  <w:sz w:val="24"/>
                  <w:szCs w:val="24"/>
                </w:rPr>
                <w:id w:val="-1229917980"/>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p>
        </w:tc>
      </w:tr>
      <w:tr w:rsidR="00EF33C9">
        <w:trPr>
          <w:trHeight w:val="595"/>
        </w:trPr>
        <w:tc>
          <w:tcPr>
            <w:tcW w:w="1924" w:type="dxa"/>
            <w:vAlign w:val="center"/>
          </w:tcPr>
          <w:p w:rsidR="00EF33C9" w:rsidRDefault="00C03D4C">
            <w:pPr>
              <w:pStyle w:val="3"/>
              <w:spacing w:line="520" w:lineRule="exact"/>
              <w:ind w:right="-95" w:firstLine="0"/>
              <w:rPr>
                <w:rFonts w:ascii="仿宋" w:eastAsia="仿宋" w:hAnsi="仿宋" w:hint="default"/>
                <w:sz w:val="24"/>
                <w:szCs w:val="24"/>
              </w:rPr>
            </w:pPr>
            <w:r>
              <w:rPr>
                <w:rFonts w:ascii="仿宋" w:eastAsia="仿宋" w:hAnsi="仿宋"/>
                <w:sz w:val="24"/>
                <w:szCs w:val="24"/>
              </w:rPr>
              <w:t>对应课程名称</w:t>
            </w:r>
          </w:p>
        </w:tc>
        <w:tc>
          <w:tcPr>
            <w:tcW w:w="7916" w:type="dxa"/>
            <w:gridSpan w:val="4"/>
            <w:vAlign w:val="center"/>
          </w:tcPr>
          <w:p w:rsidR="00EF33C9" w:rsidRDefault="002D5A2E">
            <w:pPr>
              <w:pStyle w:val="3"/>
              <w:spacing w:line="520" w:lineRule="exact"/>
              <w:ind w:right="-95" w:firstLine="0"/>
              <w:rPr>
                <w:rFonts w:ascii="仿宋" w:eastAsia="仿宋" w:hAnsi="仿宋" w:hint="default"/>
                <w:sz w:val="24"/>
                <w:szCs w:val="24"/>
              </w:rPr>
            </w:pPr>
            <w:ins w:id="1" w:author="吴敏" w:date="2025-04-18T15:35:00Z">
              <w:r w:rsidRPr="002D5A2E">
                <w:rPr>
                  <w:rFonts w:ascii="仿宋" w:eastAsia="仿宋" w:hAnsi="仿宋"/>
                  <w:sz w:val="24"/>
                  <w:szCs w:val="24"/>
                </w:rPr>
                <w:t>理解智能：AI背后的理性与取舍</w:t>
              </w:r>
            </w:ins>
            <w:r>
              <w:rPr>
                <w:rFonts w:ascii="仿宋" w:eastAsia="仿宋" w:hAnsi="仿宋"/>
                <w:sz w:val="24"/>
                <w:szCs w:val="24"/>
              </w:rPr>
              <w:t>、人工智能的数学思维</w:t>
            </w:r>
          </w:p>
        </w:tc>
      </w:tr>
      <w:tr w:rsidR="00EF33C9">
        <w:trPr>
          <w:trHeight w:val="564"/>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学校背景</w:t>
            </w:r>
          </w:p>
        </w:tc>
        <w:tc>
          <w:tcPr>
            <w:tcW w:w="7916" w:type="dxa"/>
            <w:gridSpan w:val="4"/>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color w:val="000000"/>
                <w:sz w:val="24"/>
                <w:szCs w:val="24"/>
              </w:rPr>
              <w:t>“双一流”建设高校</w:t>
            </w:r>
            <w:sdt>
              <w:sdtPr>
                <w:rPr>
                  <w:rFonts w:ascii="仿宋" w:eastAsia="仿宋" w:hAnsi="仿宋"/>
                  <w:sz w:val="24"/>
                  <w:szCs w:val="24"/>
                </w:rPr>
                <w:id w:val="1813674465"/>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985</w:t>
            </w:r>
            <w:sdt>
              <w:sdtPr>
                <w:rPr>
                  <w:rFonts w:ascii="仿宋" w:eastAsia="仿宋" w:hAnsi="仿宋"/>
                  <w:sz w:val="24"/>
                  <w:szCs w:val="24"/>
                </w:rPr>
                <w:id w:val="-1379474110"/>
                <w14:checkbox>
                  <w14:checked w14:val="1"/>
                  <w14:checkedState w14:val="0052" w14:font="Wingdings 2"/>
                  <w14:uncheckedState w14:val="00A3" w14:font="Wingdings 2"/>
                </w14:checkbox>
              </w:sdtPr>
              <w:sdtEndPr/>
              <w:sdtContent>
                <w:r w:rsidR="002D5A2E">
                  <w:rPr>
                    <w:rFonts w:ascii="仿宋" w:eastAsia="仿宋" w:hAnsi="仿宋"/>
                    <w:sz w:val="24"/>
                    <w:szCs w:val="24"/>
                  </w:rPr>
                  <w:sym w:font="Wingdings 2" w:char="F052"/>
                </w:r>
              </w:sdtContent>
            </w:sdt>
            <w:r>
              <w:rPr>
                <w:rFonts w:ascii="仿宋" w:eastAsia="仿宋" w:hAnsi="仿宋"/>
                <w:color w:val="000000"/>
                <w:sz w:val="24"/>
                <w:szCs w:val="24"/>
              </w:rPr>
              <w:t xml:space="preserve">  211</w:t>
            </w:r>
            <w:sdt>
              <w:sdtPr>
                <w:rPr>
                  <w:rFonts w:ascii="仿宋" w:eastAsia="仿宋" w:hAnsi="仿宋"/>
                  <w:sz w:val="24"/>
                  <w:szCs w:val="24"/>
                </w:rPr>
                <w:id w:val="-949004025"/>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省属重点</w:t>
            </w:r>
            <w:sdt>
              <w:sdtPr>
                <w:rPr>
                  <w:rFonts w:ascii="仿宋" w:eastAsia="仿宋" w:hAnsi="仿宋"/>
                  <w:sz w:val="24"/>
                  <w:szCs w:val="24"/>
                </w:rPr>
                <w:id w:val="-1250029992"/>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其他</w:t>
            </w:r>
            <w:r>
              <w:rPr>
                <w:rFonts w:ascii="仿宋" w:eastAsia="仿宋" w:hAnsi="仿宋"/>
                <w:sz w:val="24"/>
                <w:szCs w:val="24"/>
                <w:u w:val="single"/>
              </w:rPr>
              <w:t xml:space="preserve">      </w:t>
            </w:r>
          </w:p>
        </w:tc>
      </w:tr>
      <w:tr w:rsidR="00EF33C9">
        <w:trPr>
          <w:trHeight w:val="489"/>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学科背景</w:t>
            </w:r>
          </w:p>
        </w:tc>
        <w:tc>
          <w:tcPr>
            <w:tcW w:w="7916" w:type="dxa"/>
            <w:gridSpan w:val="4"/>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color w:val="000000"/>
                <w:sz w:val="24"/>
                <w:szCs w:val="24"/>
              </w:rPr>
              <w:t>“双一流”建设学科</w:t>
            </w:r>
            <w:sdt>
              <w:sdtPr>
                <w:rPr>
                  <w:rFonts w:ascii="仿宋" w:eastAsia="仿宋" w:hAnsi="仿宋"/>
                  <w:sz w:val="24"/>
                  <w:szCs w:val="24"/>
                </w:rPr>
                <w:id w:val="60683246"/>
                <w14:checkbox>
                  <w14:checked w14:val="1"/>
                  <w14:checkedState w14:val="0052" w14:font="Wingdings 2"/>
                  <w14:uncheckedState w14:val="00A3" w14:font="Wingdings 2"/>
                </w14:checkbox>
              </w:sdtPr>
              <w:sdtEndPr/>
              <w:sdtContent>
                <w:r w:rsidR="002D5A2E">
                  <w:rPr>
                    <w:rFonts w:ascii="仿宋" w:eastAsia="仿宋" w:hAnsi="仿宋"/>
                    <w:sz w:val="24"/>
                    <w:szCs w:val="24"/>
                  </w:rPr>
                  <w:sym w:font="Wingdings 2" w:char="F052"/>
                </w:r>
              </w:sdtContent>
            </w:sdt>
            <w:r>
              <w:rPr>
                <w:rFonts w:ascii="仿宋" w:eastAsia="仿宋" w:hAnsi="仿宋"/>
                <w:color w:val="000000"/>
                <w:sz w:val="24"/>
                <w:szCs w:val="24"/>
              </w:rPr>
              <w:t xml:space="preserve">  国家重点学科</w:t>
            </w:r>
            <w:sdt>
              <w:sdtPr>
                <w:rPr>
                  <w:rFonts w:ascii="仿宋" w:eastAsia="仿宋" w:hAnsi="仿宋"/>
                  <w:sz w:val="24"/>
                  <w:szCs w:val="24"/>
                </w:rPr>
                <w:id w:val="-95329452"/>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省重点学科</w:t>
            </w:r>
            <w:sdt>
              <w:sdtPr>
                <w:rPr>
                  <w:rFonts w:ascii="仿宋" w:eastAsia="仿宋" w:hAnsi="仿宋"/>
                  <w:sz w:val="24"/>
                  <w:szCs w:val="24"/>
                </w:rPr>
                <w:id w:val="68092579"/>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其他</w:t>
            </w:r>
            <w:r>
              <w:rPr>
                <w:rFonts w:ascii="仿宋" w:eastAsia="仿宋" w:hAnsi="仿宋"/>
                <w:sz w:val="24"/>
                <w:szCs w:val="24"/>
                <w:u w:val="single"/>
              </w:rPr>
              <w:t xml:space="preserve">        </w:t>
            </w:r>
          </w:p>
        </w:tc>
      </w:tr>
      <w:tr w:rsidR="00EF33C9">
        <w:trPr>
          <w:trHeight w:val="519"/>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专业背景</w:t>
            </w:r>
          </w:p>
        </w:tc>
        <w:tc>
          <w:tcPr>
            <w:tcW w:w="7916" w:type="dxa"/>
            <w:gridSpan w:val="4"/>
            <w:vAlign w:val="center"/>
          </w:tcPr>
          <w:p w:rsidR="00EF33C9" w:rsidRDefault="00C03D4C">
            <w:pPr>
              <w:pStyle w:val="3"/>
              <w:spacing w:line="240" w:lineRule="auto"/>
              <w:ind w:right="-96" w:firstLine="0"/>
              <w:rPr>
                <w:rFonts w:ascii="仿宋" w:eastAsia="仿宋" w:hAnsi="仿宋" w:hint="default"/>
                <w:color w:val="000000"/>
                <w:sz w:val="24"/>
                <w:szCs w:val="24"/>
              </w:rPr>
            </w:pPr>
            <w:r>
              <w:rPr>
                <w:rFonts w:ascii="仿宋" w:eastAsia="仿宋" w:hAnsi="仿宋"/>
                <w:color w:val="000000"/>
                <w:sz w:val="24"/>
                <w:szCs w:val="24"/>
              </w:rPr>
              <w:t>一流本科专业：国家级</w:t>
            </w:r>
            <w:sdt>
              <w:sdtPr>
                <w:rPr>
                  <w:rFonts w:ascii="仿宋" w:eastAsia="仿宋" w:hAnsi="仿宋"/>
                  <w:sz w:val="24"/>
                  <w:szCs w:val="24"/>
                </w:rPr>
                <w:id w:val="-1394884859"/>
                <w14:checkbox>
                  <w14:checked w14:val="1"/>
                  <w14:checkedState w14:val="0052" w14:font="Wingdings 2"/>
                  <w14:uncheckedState w14:val="00A3" w14:font="Wingdings 2"/>
                </w14:checkbox>
              </w:sdtPr>
              <w:sdtEndPr/>
              <w:sdtContent>
                <w:r w:rsidR="002D5A2E">
                  <w:rPr>
                    <w:rFonts w:ascii="仿宋" w:eastAsia="仿宋" w:hAnsi="仿宋"/>
                    <w:sz w:val="24"/>
                    <w:szCs w:val="24"/>
                  </w:rPr>
                  <w:sym w:font="Wingdings 2" w:char="F052"/>
                </w:r>
              </w:sdtContent>
            </w:sdt>
            <w:r>
              <w:rPr>
                <w:rFonts w:ascii="仿宋" w:eastAsia="仿宋" w:hAnsi="仿宋"/>
                <w:color w:val="000000"/>
                <w:sz w:val="24"/>
                <w:szCs w:val="24"/>
              </w:rPr>
              <w:t xml:space="preserve">  省级</w:t>
            </w:r>
            <w:sdt>
              <w:sdtPr>
                <w:rPr>
                  <w:rFonts w:ascii="仿宋" w:eastAsia="仿宋" w:hAnsi="仿宋"/>
                  <w:sz w:val="24"/>
                  <w:szCs w:val="24"/>
                </w:rPr>
                <w:id w:val="336817905"/>
                <w14:checkbox>
                  <w14:checked w14:val="0"/>
                  <w14:checkedState w14:val="0052" w14:font="Wingdings 2"/>
                  <w14:uncheckedState w14:val="00A3" w14:font="Wingdings 2"/>
                </w14:checkbox>
              </w:sdtPr>
              <w:sdtEndPr/>
              <w:sdtContent>
                <w:r>
                  <w:rPr>
                    <w:rFonts w:ascii="Wingdings 2" w:eastAsia="仿宋" w:hAnsi="Wingdings 2" w:hint="default"/>
                    <w:sz w:val="24"/>
                    <w:szCs w:val="24"/>
                  </w:rPr>
                  <w:t></w:t>
                </w:r>
              </w:sdtContent>
            </w:sdt>
            <w:r>
              <w:rPr>
                <w:rFonts w:ascii="仿宋" w:eastAsia="仿宋" w:hAnsi="仿宋"/>
                <w:color w:val="000000"/>
                <w:sz w:val="24"/>
                <w:szCs w:val="24"/>
              </w:rPr>
              <w:t xml:space="preserve"> </w:t>
            </w:r>
          </w:p>
        </w:tc>
      </w:tr>
      <w:tr w:rsidR="00EF33C9">
        <w:trPr>
          <w:trHeight w:val="2322"/>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课程背景</w:t>
            </w:r>
          </w:p>
        </w:tc>
        <w:tc>
          <w:tcPr>
            <w:tcW w:w="7916" w:type="dxa"/>
            <w:gridSpan w:val="4"/>
            <w:vAlign w:val="center"/>
          </w:tcPr>
          <w:p w:rsidR="00EF33C9" w:rsidRDefault="00C03D4C">
            <w:pPr>
              <w:pStyle w:val="3"/>
              <w:spacing w:line="360" w:lineRule="exact"/>
              <w:ind w:right="-96" w:firstLine="0"/>
              <w:rPr>
                <w:rFonts w:ascii="仿宋" w:eastAsia="仿宋" w:hAnsi="仿宋" w:hint="default"/>
                <w:color w:val="000000"/>
                <w:sz w:val="24"/>
                <w:szCs w:val="24"/>
              </w:rPr>
            </w:pPr>
            <w:r>
              <w:rPr>
                <w:rFonts w:ascii="仿宋" w:eastAsia="仿宋" w:hAnsi="仿宋" w:hint="default"/>
                <w:color w:val="000000"/>
                <w:sz w:val="24"/>
                <w:szCs w:val="24"/>
              </w:rPr>
              <w:t>精品课程：国家级</w:t>
            </w:r>
            <w:sdt>
              <w:sdtPr>
                <w:rPr>
                  <w:rFonts w:ascii="仿宋" w:eastAsia="仿宋" w:hAnsi="仿宋"/>
                  <w:sz w:val="24"/>
                  <w:szCs w:val="24"/>
                </w:rPr>
                <w:id w:val="296042771"/>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w:t>
            </w:r>
            <w:r>
              <w:rPr>
                <w:rFonts w:ascii="仿宋" w:eastAsia="仿宋" w:hAnsi="仿宋"/>
                <w:color w:val="000000"/>
                <w:sz w:val="24"/>
                <w:szCs w:val="24"/>
              </w:rPr>
              <w:t xml:space="preserve"> </w:t>
            </w:r>
            <w:r>
              <w:rPr>
                <w:rFonts w:ascii="仿宋" w:eastAsia="仿宋" w:hAnsi="仿宋" w:hint="default"/>
                <w:color w:val="000000"/>
                <w:sz w:val="24"/>
                <w:szCs w:val="24"/>
              </w:rPr>
              <w:t>省级</w:t>
            </w:r>
            <w:sdt>
              <w:sdtPr>
                <w:rPr>
                  <w:rFonts w:ascii="仿宋" w:eastAsia="仿宋" w:hAnsi="仿宋"/>
                  <w:sz w:val="24"/>
                  <w:szCs w:val="24"/>
                </w:rPr>
                <w:id w:val="-255058601"/>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w:t>
            </w:r>
            <w:r>
              <w:rPr>
                <w:rFonts w:ascii="仿宋" w:eastAsia="仿宋" w:hAnsi="仿宋"/>
                <w:color w:val="000000"/>
                <w:sz w:val="24"/>
                <w:szCs w:val="24"/>
              </w:rPr>
              <w:t xml:space="preserve"> 校级</w:t>
            </w:r>
            <w:sdt>
              <w:sdtPr>
                <w:rPr>
                  <w:rFonts w:ascii="仿宋" w:eastAsia="仿宋" w:hAnsi="仿宋"/>
                  <w:sz w:val="24"/>
                  <w:szCs w:val="24"/>
                </w:rPr>
                <w:id w:val="1074626008"/>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p>
          <w:p w:rsidR="00EF33C9" w:rsidRDefault="00C03D4C">
            <w:pPr>
              <w:pStyle w:val="3"/>
              <w:spacing w:line="360" w:lineRule="exact"/>
              <w:ind w:right="-96" w:firstLine="0"/>
              <w:rPr>
                <w:rFonts w:ascii="仿宋" w:eastAsia="仿宋" w:hAnsi="仿宋" w:hint="default"/>
                <w:color w:val="000000"/>
                <w:sz w:val="24"/>
                <w:szCs w:val="24"/>
              </w:rPr>
            </w:pPr>
            <w:r>
              <w:rPr>
                <w:rFonts w:ascii="仿宋" w:eastAsia="仿宋" w:hAnsi="仿宋" w:hint="default"/>
                <w:color w:val="000000"/>
                <w:sz w:val="24"/>
                <w:szCs w:val="24"/>
              </w:rPr>
              <w:t>精品资源共享课：国家级</w:t>
            </w:r>
            <w:sdt>
              <w:sdtPr>
                <w:rPr>
                  <w:rFonts w:ascii="仿宋" w:eastAsia="仿宋" w:hAnsi="仿宋"/>
                  <w:sz w:val="24"/>
                  <w:szCs w:val="24"/>
                </w:rPr>
                <w:id w:val="-357196495"/>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省级</w:t>
            </w:r>
            <w:sdt>
              <w:sdtPr>
                <w:rPr>
                  <w:rFonts w:ascii="仿宋" w:eastAsia="仿宋" w:hAnsi="仿宋"/>
                  <w:sz w:val="24"/>
                  <w:szCs w:val="24"/>
                </w:rPr>
                <w:id w:val="1787239479"/>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w:t>
            </w:r>
            <w:r>
              <w:rPr>
                <w:rFonts w:ascii="仿宋" w:eastAsia="仿宋" w:hAnsi="仿宋"/>
                <w:color w:val="000000"/>
                <w:sz w:val="24"/>
                <w:szCs w:val="24"/>
              </w:rPr>
              <w:t xml:space="preserve"> 校级</w:t>
            </w:r>
            <w:sdt>
              <w:sdtPr>
                <w:rPr>
                  <w:rFonts w:ascii="仿宋" w:eastAsia="仿宋" w:hAnsi="仿宋"/>
                  <w:sz w:val="24"/>
                  <w:szCs w:val="24"/>
                </w:rPr>
                <w:id w:val="-1104812227"/>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p>
          <w:p w:rsidR="00EF33C9" w:rsidRDefault="00C03D4C">
            <w:pPr>
              <w:pStyle w:val="3"/>
              <w:spacing w:line="360" w:lineRule="exact"/>
              <w:ind w:right="-96" w:firstLine="0"/>
              <w:rPr>
                <w:rFonts w:ascii="仿宋" w:eastAsia="仿宋" w:hAnsi="仿宋" w:hint="default"/>
                <w:color w:val="000000"/>
                <w:sz w:val="24"/>
                <w:szCs w:val="24"/>
              </w:rPr>
            </w:pPr>
            <w:r>
              <w:rPr>
                <w:rFonts w:ascii="仿宋" w:eastAsia="仿宋" w:hAnsi="仿宋"/>
                <w:color w:val="000000"/>
                <w:sz w:val="24"/>
                <w:szCs w:val="24"/>
              </w:rPr>
              <w:t>精品</w:t>
            </w:r>
            <w:r>
              <w:rPr>
                <w:rFonts w:ascii="仿宋" w:eastAsia="仿宋" w:hAnsi="仿宋" w:hint="default"/>
                <w:color w:val="000000"/>
                <w:sz w:val="24"/>
                <w:szCs w:val="24"/>
              </w:rPr>
              <w:t>视频公开课：国家级</w:t>
            </w:r>
            <w:sdt>
              <w:sdtPr>
                <w:rPr>
                  <w:rFonts w:ascii="仿宋" w:eastAsia="仿宋" w:hAnsi="仿宋"/>
                  <w:sz w:val="24"/>
                  <w:szCs w:val="24"/>
                </w:rPr>
                <w:id w:val="2134674333"/>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省级</w:t>
            </w:r>
            <w:sdt>
              <w:sdtPr>
                <w:rPr>
                  <w:rFonts w:ascii="仿宋" w:eastAsia="仿宋" w:hAnsi="仿宋"/>
                  <w:sz w:val="24"/>
                  <w:szCs w:val="24"/>
                </w:rPr>
                <w:id w:val="-1137943671"/>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w:t>
            </w:r>
            <w:r>
              <w:rPr>
                <w:rFonts w:ascii="仿宋" w:eastAsia="仿宋" w:hAnsi="仿宋"/>
                <w:color w:val="000000"/>
                <w:sz w:val="24"/>
                <w:szCs w:val="24"/>
              </w:rPr>
              <w:t xml:space="preserve"> 校级</w:t>
            </w:r>
            <w:sdt>
              <w:sdtPr>
                <w:rPr>
                  <w:rFonts w:ascii="仿宋" w:eastAsia="仿宋" w:hAnsi="仿宋"/>
                  <w:sz w:val="24"/>
                  <w:szCs w:val="24"/>
                </w:rPr>
                <w:id w:val="-263925023"/>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p>
          <w:p w:rsidR="00EF33C9" w:rsidRDefault="00C03D4C">
            <w:pPr>
              <w:pStyle w:val="3"/>
              <w:spacing w:line="360" w:lineRule="exact"/>
              <w:ind w:right="-96" w:firstLine="0"/>
              <w:rPr>
                <w:rFonts w:ascii="仿宋" w:eastAsia="仿宋" w:hAnsi="仿宋" w:hint="default"/>
                <w:color w:val="000000"/>
                <w:sz w:val="24"/>
                <w:szCs w:val="24"/>
              </w:rPr>
            </w:pPr>
            <w:r>
              <w:rPr>
                <w:rFonts w:ascii="仿宋" w:eastAsia="仿宋" w:hAnsi="仿宋" w:hint="default"/>
                <w:color w:val="000000"/>
                <w:sz w:val="24"/>
                <w:szCs w:val="24"/>
              </w:rPr>
              <w:t>精品在线开放课程：国家级</w:t>
            </w:r>
            <w:sdt>
              <w:sdtPr>
                <w:rPr>
                  <w:rFonts w:ascii="仿宋" w:eastAsia="仿宋" w:hAnsi="仿宋"/>
                  <w:sz w:val="24"/>
                  <w:szCs w:val="24"/>
                </w:rPr>
                <w:id w:val="314609642"/>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w:t>
            </w:r>
            <w:r>
              <w:rPr>
                <w:rFonts w:ascii="仿宋" w:eastAsia="仿宋" w:hAnsi="仿宋"/>
                <w:color w:val="000000"/>
                <w:sz w:val="24"/>
                <w:szCs w:val="24"/>
              </w:rPr>
              <w:t xml:space="preserve"> </w:t>
            </w:r>
            <w:r>
              <w:rPr>
                <w:rFonts w:ascii="仿宋" w:eastAsia="仿宋" w:hAnsi="仿宋" w:hint="default"/>
                <w:color w:val="000000"/>
                <w:sz w:val="24"/>
                <w:szCs w:val="24"/>
              </w:rPr>
              <w:t>省级</w:t>
            </w:r>
            <w:sdt>
              <w:sdtPr>
                <w:rPr>
                  <w:rFonts w:ascii="仿宋" w:eastAsia="仿宋" w:hAnsi="仿宋"/>
                  <w:sz w:val="24"/>
                  <w:szCs w:val="24"/>
                </w:rPr>
                <w:id w:val="1736501647"/>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w:t>
            </w:r>
            <w:r>
              <w:rPr>
                <w:rFonts w:ascii="仿宋" w:eastAsia="仿宋" w:hAnsi="仿宋"/>
                <w:color w:val="000000"/>
                <w:sz w:val="24"/>
                <w:szCs w:val="24"/>
              </w:rPr>
              <w:t xml:space="preserve"> 校级</w:t>
            </w:r>
            <w:sdt>
              <w:sdtPr>
                <w:rPr>
                  <w:rFonts w:ascii="仿宋" w:eastAsia="仿宋" w:hAnsi="仿宋"/>
                  <w:sz w:val="24"/>
                  <w:szCs w:val="24"/>
                </w:rPr>
                <w:id w:val="1053881296"/>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p>
          <w:p w:rsidR="00EF33C9" w:rsidRDefault="00C03D4C">
            <w:pPr>
              <w:pStyle w:val="3"/>
              <w:spacing w:line="360" w:lineRule="exact"/>
              <w:ind w:right="-96" w:firstLine="0"/>
              <w:rPr>
                <w:rFonts w:ascii="仿宋" w:eastAsia="仿宋" w:hAnsi="仿宋" w:hint="default"/>
                <w:color w:val="000000"/>
                <w:sz w:val="24"/>
                <w:szCs w:val="24"/>
              </w:rPr>
            </w:pPr>
            <w:r>
              <w:rPr>
                <w:rFonts w:ascii="仿宋" w:eastAsia="仿宋" w:hAnsi="仿宋" w:hint="default"/>
                <w:color w:val="000000"/>
                <w:sz w:val="24"/>
                <w:szCs w:val="24"/>
              </w:rPr>
              <w:t>一流课程：国家级</w:t>
            </w:r>
            <w:sdt>
              <w:sdtPr>
                <w:rPr>
                  <w:rFonts w:ascii="仿宋" w:eastAsia="仿宋" w:hAnsi="仿宋"/>
                  <w:sz w:val="24"/>
                  <w:szCs w:val="24"/>
                </w:rPr>
                <w:id w:val="878597095"/>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省级</w:t>
            </w:r>
            <w:sdt>
              <w:sdtPr>
                <w:rPr>
                  <w:rFonts w:ascii="仿宋" w:eastAsia="仿宋" w:hAnsi="仿宋"/>
                  <w:sz w:val="24"/>
                  <w:szCs w:val="24"/>
                </w:rPr>
                <w:id w:val="1633590207"/>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w:t>
            </w:r>
            <w:r>
              <w:rPr>
                <w:rFonts w:ascii="仿宋" w:eastAsia="仿宋" w:hAnsi="仿宋"/>
                <w:color w:val="000000"/>
                <w:sz w:val="24"/>
                <w:szCs w:val="24"/>
              </w:rPr>
              <w:t xml:space="preserve"> 校级</w:t>
            </w:r>
            <w:sdt>
              <w:sdtPr>
                <w:rPr>
                  <w:rFonts w:ascii="仿宋" w:eastAsia="仿宋" w:hAnsi="仿宋"/>
                  <w:sz w:val="24"/>
                  <w:szCs w:val="24"/>
                </w:rPr>
                <w:id w:val="-1080449603"/>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p>
          <w:p w:rsidR="00EF33C9" w:rsidRDefault="00C03D4C">
            <w:pPr>
              <w:pStyle w:val="3"/>
              <w:spacing w:line="360" w:lineRule="exact"/>
              <w:ind w:right="-96" w:firstLine="0"/>
              <w:rPr>
                <w:rFonts w:ascii="仿宋" w:eastAsia="仿宋" w:hAnsi="仿宋" w:hint="default"/>
                <w:color w:val="000000"/>
                <w:sz w:val="24"/>
                <w:szCs w:val="24"/>
              </w:rPr>
            </w:pPr>
            <w:r>
              <w:rPr>
                <w:rFonts w:ascii="仿宋" w:eastAsia="仿宋" w:hAnsi="仿宋"/>
                <w:color w:val="000000"/>
                <w:sz w:val="24"/>
                <w:szCs w:val="24"/>
              </w:rPr>
              <w:t>（</w:t>
            </w:r>
            <w:r>
              <w:rPr>
                <w:rFonts w:ascii="仿宋" w:eastAsia="仿宋" w:hAnsi="仿宋" w:hint="default"/>
                <w:color w:val="000000"/>
                <w:sz w:val="24"/>
                <w:szCs w:val="24"/>
              </w:rPr>
              <w:t>线上</w:t>
            </w:r>
            <w:sdt>
              <w:sdtPr>
                <w:rPr>
                  <w:rFonts w:ascii="仿宋" w:eastAsia="仿宋" w:hAnsi="仿宋"/>
                  <w:sz w:val="24"/>
                  <w:szCs w:val="24"/>
                </w:rPr>
                <w:id w:val="-523171224"/>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线下</w:t>
            </w:r>
            <w:sdt>
              <w:sdtPr>
                <w:rPr>
                  <w:rFonts w:ascii="仿宋" w:eastAsia="仿宋" w:hAnsi="仿宋"/>
                  <w:sz w:val="24"/>
                  <w:szCs w:val="24"/>
                </w:rPr>
                <w:id w:val="-713040865"/>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线上线下混合</w:t>
            </w:r>
            <w:sdt>
              <w:sdtPr>
                <w:rPr>
                  <w:rFonts w:ascii="仿宋" w:eastAsia="仿宋" w:hAnsi="仿宋"/>
                  <w:sz w:val="24"/>
                  <w:szCs w:val="24"/>
                </w:rPr>
                <w:id w:val="732827705"/>
                <w14:checkbox>
                  <w14:checked w14:val="0"/>
                  <w14:checkedState w14:val="0052" w14:font="Wingdings 2"/>
                  <w14:uncheckedState w14:val="00A3" w14:font="Wingdings 2"/>
                </w14:checkbox>
              </w:sdtPr>
              <w:sdtEndPr/>
              <w:sdtContent>
                <w:r w:rsidR="002D5A2E">
                  <w:rPr>
                    <w:rFonts w:ascii="仿宋" w:eastAsia="仿宋" w:hAnsi="仿宋"/>
                    <w:sz w:val="24"/>
                    <w:szCs w:val="24"/>
                  </w:rPr>
                  <w:sym w:font="Wingdings 2" w:char="F0A3"/>
                </w:r>
              </w:sdtContent>
            </w:sdt>
            <w:r>
              <w:rPr>
                <w:rFonts w:ascii="仿宋" w:eastAsia="仿宋" w:hAnsi="仿宋" w:hint="default"/>
                <w:color w:val="000000"/>
                <w:sz w:val="24"/>
                <w:szCs w:val="24"/>
              </w:rPr>
              <w:t xml:space="preserve">  虚拟仿真实验</w:t>
            </w:r>
            <w:sdt>
              <w:sdtPr>
                <w:rPr>
                  <w:rFonts w:ascii="仿宋" w:eastAsia="仿宋" w:hAnsi="仿宋"/>
                  <w:sz w:val="24"/>
                  <w:szCs w:val="24"/>
                </w:rPr>
                <w:id w:val="230046336"/>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hint="default"/>
                <w:color w:val="000000"/>
                <w:sz w:val="24"/>
                <w:szCs w:val="24"/>
              </w:rPr>
              <w:t xml:space="preserve">  社会实践类</w:t>
            </w:r>
            <w:sdt>
              <w:sdtPr>
                <w:rPr>
                  <w:rFonts w:ascii="仿宋" w:eastAsia="仿宋" w:hAnsi="仿宋"/>
                  <w:sz w:val="24"/>
                  <w:szCs w:val="24"/>
                </w:rPr>
                <w:id w:val="-1849544443"/>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w:t>
            </w:r>
          </w:p>
        </w:tc>
      </w:tr>
      <w:tr w:rsidR="00EF33C9">
        <w:trPr>
          <w:trHeight w:val="494"/>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实验示范中心</w:t>
            </w:r>
          </w:p>
        </w:tc>
        <w:tc>
          <w:tcPr>
            <w:tcW w:w="7916" w:type="dxa"/>
            <w:gridSpan w:val="4"/>
            <w:vAlign w:val="center"/>
          </w:tcPr>
          <w:p w:rsidR="00EF33C9" w:rsidRDefault="00C03D4C">
            <w:pPr>
              <w:pStyle w:val="3"/>
              <w:spacing w:line="240" w:lineRule="auto"/>
              <w:ind w:right="-96" w:firstLine="0"/>
              <w:rPr>
                <w:rFonts w:ascii="仿宋" w:eastAsia="仿宋" w:hAnsi="仿宋" w:hint="default"/>
                <w:color w:val="000000"/>
                <w:sz w:val="24"/>
                <w:szCs w:val="24"/>
              </w:rPr>
            </w:pPr>
            <w:r>
              <w:rPr>
                <w:rFonts w:ascii="仿宋" w:eastAsia="仿宋" w:hAnsi="仿宋"/>
                <w:color w:val="000000"/>
                <w:sz w:val="24"/>
                <w:szCs w:val="24"/>
              </w:rPr>
              <w:t>国家级</w:t>
            </w:r>
            <w:sdt>
              <w:sdtPr>
                <w:rPr>
                  <w:rFonts w:ascii="仿宋" w:eastAsia="仿宋" w:hAnsi="仿宋"/>
                  <w:sz w:val="24"/>
                  <w:szCs w:val="24"/>
                </w:rPr>
                <w:id w:val="1074092200"/>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省级</w:t>
            </w:r>
            <w:sdt>
              <w:sdtPr>
                <w:rPr>
                  <w:rFonts w:ascii="仿宋" w:eastAsia="仿宋" w:hAnsi="仿宋"/>
                  <w:sz w:val="24"/>
                  <w:szCs w:val="24"/>
                </w:rPr>
                <w:id w:val="-1333602930"/>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校级</w:t>
            </w:r>
            <w:sdt>
              <w:sdtPr>
                <w:rPr>
                  <w:rFonts w:ascii="仿宋" w:eastAsia="仿宋" w:hAnsi="仿宋"/>
                  <w:sz w:val="24"/>
                  <w:szCs w:val="24"/>
                </w:rPr>
                <w:id w:val="-1174714522"/>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p>
        </w:tc>
      </w:tr>
      <w:tr w:rsidR="00EF33C9">
        <w:trPr>
          <w:trHeight w:val="474"/>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教学团队</w:t>
            </w:r>
          </w:p>
        </w:tc>
        <w:tc>
          <w:tcPr>
            <w:tcW w:w="7916" w:type="dxa"/>
            <w:gridSpan w:val="4"/>
            <w:vAlign w:val="center"/>
          </w:tcPr>
          <w:p w:rsidR="00EF33C9" w:rsidRDefault="00C03D4C">
            <w:pPr>
              <w:pStyle w:val="3"/>
              <w:spacing w:line="240" w:lineRule="auto"/>
              <w:ind w:right="-96" w:firstLine="0"/>
              <w:rPr>
                <w:rFonts w:ascii="仿宋" w:eastAsia="仿宋" w:hAnsi="仿宋" w:hint="default"/>
                <w:color w:val="000000"/>
                <w:sz w:val="24"/>
                <w:szCs w:val="24"/>
              </w:rPr>
            </w:pPr>
            <w:r>
              <w:rPr>
                <w:rFonts w:ascii="仿宋" w:eastAsia="仿宋" w:hAnsi="仿宋"/>
                <w:color w:val="000000"/>
                <w:sz w:val="24"/>
                <w:szCs w:val="24"/>
              </w:rPr>
              <w:t>国家级</w:t>
            </w:r>
            <w:sdt>
              <w:sdtPr>
                <w:rPr>
                  <w:rFonts w:ascii="仿宋" w:eastAsia="仿宋" w:hAnsi="仿宋"/>
                  <w:sz w:val="24"/>
                  <w:szCs w:val="24"/>
                </w:rPr>
                <w:id w:val="1796787145"/>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省级</w:t>
            </w:r>
            <w:sdt>
              <w:sdtPr>
                <w:rPr>
                  <w:rFonts w:ascii="仿宋" w:eastAsia="仿宋" w:hAnsi="仿宋"/>
                  <w:sz w:val="24"/>
                  <w:szCs w:val="24"/>
                </w:rPr>
                <w:id w:val="943268396"/>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校级</w:t>
            </w:r>
            <w:sdt>
              <w:sdtPr>
                <w:rPr>
                  <w:rFonts w:ascii="仿宋" w:eastAsia="仿宋" w:hAnsi="仿宋"/>
                  <w:sz w:val="24"/>
                  <w:szCs w:val="24"/>
                </w:rPr>
                <w:id w:val="-1353336385"/>
                <w14:checkbox>
                  <w14:checked w14:val="1"/>
                  <w14:checkedState w14:val="0052" w14:font="Wingdings 2"/>
                  <w14:uncheckedState w14:val="00A3" w14:font="Wingdings 2"/>
                </w14:checkbox>
              </w:sdtPr>
              <w:sdtEndPr/>
              <w:sdtContent>
                <w:r w:rsidR="002D5A2E">
                  <w:rPr>
                    <w:rFonts w:ascii="仿宋" w:eastAsia="仿宋" w:hAnsi="仿宋"/>
                    <w:sz w:val="24"/>
                    <w:szCs w:val="24"/>
                  </w:rPr>
                  <w:sym w:font="Wingdings 2" w:char="F052"/>
                </w:r>
              </w:sdtContent>
            </w:sdt>
          </w:p>
        </w:tc>
      </w:tr>
      <w:tr w:rsidR="00EF33C9">
        <w:trPr>
          <w:trHeight w:val="462"/>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适用学校</w:t>
            </w:r>
          </w:p>
        </w:tc>
        <w:tc>
          <w:tcPr>
            <w:tcW w:w="7916" w:type="dxa"/>
            <w:gridSpan w:val="4"/>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全国重点</w:t>
            </w:r>
            <w:sdt>
              <w:sdtPr>
                <w:rPr>
                  <w:rFonts w:ascii="仿宋" w:eastAsia="仿宋" w:hAnsi="仿宋"/>
                  <w:sz w:val="24"/>
                  <w:szCs w:val="24"/>
                </w:rPr>
                <w:id w:val="2066220526"/>
                <w14:checkbox>
                  <w14:checked w14:val="1"/>
                  <w14:checkedState w14:val="0052" w14:font="Wingdings 2"/>
                  <w14:uncheckedState w14:val="00A3" w14:font="Wingdings 2"/>
                </w14:checkbox>
              </w:sdtPr>
              <w:sdtEndPr/>
              <w:sdtContent>
                <w:r w:rsidR="002D5A2E">
                  <w:rPr>
                    <w:rFonts w:ascii="仿宋" w:eastAsia="仿宋" w:hAnsi="仿宋"/>
                    <w:sz w:val="24"/>
                    <w:szCs w:val="24"/>
                  </w:rPr>
                  <w:sym w:font="Wingdings 2" w:char="F052"/>
                </w:r>
              </w:sdtContent>
            </w:sdt>
            <w:r>
              <w:rPr>
                <w:rFonts w:ascii="仿宋" w:eastAsia="仿宋" w:hAnsi="仿宋"/>
                <w:sz w:val="24"/>
                <w:szCs w:val="24"/>
              </w:rPr>
              <w:t xml:space="preserve">  省重点</w:t>
            </w:r>
            <w:sdt>
              <w:sdtPr>
                <w:rPr>
                  <w:rFonts w:ascii="仿宋" w:eastAsia="仿宋" w:hAnsi="仿宋"/>
                  <w:sz w:val="24"/>
                  <w:szCs w:val="24"/>
                </w:rPr>
                <w:id w:val="958758718"/>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一般院校</w:t>
            </w:r>
            <w:sdt>
              <w:sdtPr>
                <w:rPr>
                  <w:rFonts w:ascii="仿宋" w:eastAsia="仿宋" w:hAnsi="仿宋"/>
                  <w:sz w:val="24"/>
                  <w:szCs w:val="24"/>
                </w:rPr>
                <w:id w:val="-1989704688"/>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其他 </w:t>
            </w:r>
            <w:r>
              <w:rPr>
                <w:rFonts w:ascii="仿宋" w:eastAsia="仿宋" w:hAnsi="仿宋"/>
                <w:sz w:val="24"/>
                <w:szCs w:val="24"/>
                <w:u w:val="single"/>
              </w:rPr>
              <w:t xml:space="preserve">         </w:t>
            </w:r>
          </w:p>
        </w:tc>
      </w:tr>
      <w:tr w:rsidR="00EF33C9">
        <w:trPr>
          <w:trHeight w:val="504"/>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适用层次</w:t>
            </w:r>
          </w:p>
        </w:tc>
        <w:tc>
          <w:tcPr>
            <w:tcW w:w="7916" w:type="dxa"/>
            <w:gridSpan w:val="4"/>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本科</w:t>
            </w:r>
            <w:sdt>
              <w:sdtPr>
                <w:rPr>
                  <w:rFonts w:ascii="仿宋" w:eastAsia="仿宋" w:hAnsi="仿宋"/>
                  <w:sz w:val="24"/>
                  <w:szCs w:val="24"/>
                </w:rPr>
                <w:id w:val="-50622021"/>
                <w14:checkbox>
                  <w14:checked w14:val="1"/>
                  <w14:checkedState w14:val="0052" w14:font="Wingdings 2"/>
                  <w14:uncheckedState w14:val="00A3" w14:font="Wingdings 2"/>
                </w14:checkbox>
              </w:sdtPr>
              <w:sdtEndPr/>
              <w:sdtContent>
                <w:r w:rsidR="002D5A2E">
                  <w:rPr>
                    <w:rFonts w:ascii="仿宋" w:eastAsia="仿宋" w:hAnsi="仿宋"/>
                    <w:sz w:val="24"/>
                    <w:szCs w:val="24"/>
                  </w:rPr>
                  <w:sym w:font="Wingdings 2" w:char="F052"/>
                </w:r>
              </w:sdtContent>
            </w:sdt>
            <w:r>
              <w:rPr>
                <w:rFonts w:ascii="仿宋" w:eastAsia="仿宋" w:hAnsi="仿宋"/>
                <w:sz w:val="24"/>
                <w:szCs w:val="24"/>
              </w:rPr>
              <w:t xml:space="preserve">      研究生</w:t>
            </w:r>
            <w:sdt>
              <w:sdtPr>
                <w:rPr>
                  <w:rFonts w:ascii="仿宋" w:eastAsia="仿宋" w:hAnsi="仿宋"/>
                  <w:sz w:val="24"/>
                  <w:szCs w:val="24"/>
                </w:rPr>
                <w:id w:val="891922272"/>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（学术学位</w:t>
            </w:r>
            <w:sdt>
              <w:sdtPr>
                <w:rPr>
                  <w:rFonts w:ascii="仿宋" w:eastAsia="仿宋" w:hAnsi="仿宋"/>
                  <w:sz w:val="24"/>
                  <w:szCs w:val="24"/>
                </w:rPr>
                <w:id w:val="1301959178"/>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专业学位</w:t>
            </w:r>
            <w:sdt>
              <w:sdtPr>
                <w:rPr>
                  <w:rFonts w:ascii="仿宋" w:eastAsia="仿宋" w:hAnsi="仿宋"/>
                  <w:sz w:val="24"/>
                  <w:szCs w:val="24"/>
                </w:rPr>
                <w:id w:val="-1684274400"/>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w:t>
            </w:r>
          </w:p>
        </w:tc>
      </w:tr>
      <w:tr w:rsidR="00EF33C9">
        <w:trPr>
          <w:trHeight w:val="504"/>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适用专业</w:t>
            </w:r>
          </w:p>
        </w:tc>
        <w:tc>
          <w:tcPr>
            <w:tcW w:w="7916" w:type="dxa"/>
            <w:gridSpan w:val="4"/>
            <w:vAlign w:val="center"/>
          </w:tcPr>
          <w:p w:rsidR="00EF33C9" w:rsidRDefault="002D5A2E">
            <w:pPr>
              <w:pStyle w:val="3"/>
              <w:spacing w:line="240" w:lineRule="auto"/>
              <w:ind w:right="-96" w:firstLine="0"/>
              <w:rPr>
                <w:rFonts w:ascii="仿宋" w:eastAsia="仿宋" w:hAnsi="仿宋" w:hint="default"/>
                <w:sz w:val="24"/>
                <w:szCs w:val="24"/>
              </w:rPr>
            </w:pPr>
            <w:r>
              <w:rPr>
                <w:rFonts w:ascii="仿宋" w:eastAsia="仿宋" w:hAnsi="仿宋"/>
                <w:sz w:val="24"/>
                <w:szCs w:val="24"/>
              </w:rPr>
              <w:t>文理工各专业</w:t>
            </w:r>
          </w:p>
        </w:tc>
      </w:tr>
      <w:tr w:rsidR="00EF33C9">
        <w:trPr>
          <w:trHeight w:val="1039"/>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课程类型</w:t>
            </w:r>
          </w:p>
        </w:tc>
        <w:tc>
          <w:tcPr>
            <w:tcW w:w="7916" w:type="dxa"/>
            <w:gridSpan w:val="4"/>
            <w:vAlign w:val="center"/>
          </w:tcPr>
          <w:p w:rsidR="00EF33C9" w:rsidRDefault="00C03D4C">
            <w:pPr>
              <w:pStyle w:val="3"/>
              <w:spacing w:line="360" w:lineRule="exact"/>
              <w:ind w:right="-96" w:firstLine="0"/>
              <w:rPr>
                <w:rFonts w:ascii="仿宋" w:eastAsia="仿宋" w:hAnsi="仿宋" w:hint="default"/>
                <w:color w:val="000000"/>
                <w:sz w:val="24"/>
                <w:szCs w:val="24"/>
              </w:rPr>
            </w:pPr>
            <w:r>
              <w:rPr>
                <w:rFonts w:ascii="仿宋" w:eastAsia="仿宋" w:hAnsi="仿宋"/>
                <w:color w:val="000000"/>
                <w:sz w:val="24"/>
                <w:szCs w:val="24"/>
              </w:rPr>
              <w:t>本科：公共基础课</w:t>
            </w:r>
            <w:sdt>
              <w:sdtPr>
                <w:rPr>
                  <w:rFonts w:ascii="仿宋" w:eastAsia="仿宋" w:hAnsi="仿宋"/>
                  <w:sz w:val="24"/>
                  <w:szCs w:val="24"/>
                </w:rPr>
                <w:id w:val="-50927072"/>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专业基础课</w:t>
            </w:r>
            <w:sdt>
              <w:sdtPr>
                <w:rPr>
                  <w:rFonts w:ascii="仿宋" w:eastAsia="仿宋" w:hAnsi="仿宋"/>
                  <w:sz w:val="24"/>
                  <w:szCs w:val="24"/>
                </w:rPr>
                <w:id w:val="1675460533"/>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专业主干课</w:t>
            </w:r>
            <w:sdt>
              <w:sdtPr>
                <w:rPr>
                  <w:rFonts w:ascii="仿宋" w:eastAsia="仿宋" w:hAnsi="仿宋"/>
                  <w:sz w:val="24"/>
                  <w:szCs w:val="24"/>
                </w:rPr>
                <w:id w:val="-1867128379"/>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w:t>
            </w:r>
            <w:r>
              <w:rPr>
                <w:rFonts w:ascii="仿宋" w:eastAsia="仿宋" w:hAnsi="仿宋"/>
                <w:color w:val="000000"/>
                <w:sz w:val="24"/>
                <w:szCs w:val="24"/>
              </w:rPr>
              <w:t xml:space="preserve">其他 </w:t>
            </w:r>
            <w:r>
              <w:rPr>
                <w:rFonts w:ascii="仿宋" w:eastAsia="仿宋" w:hAnsi="仿宋"/>
                <w:sz w:val="24"/>
                <w:szCs w:val="24"/>
                <w:u w:val="single"/>
              </w:rPr>
              <w:t xml:space="preserve">  </w:t>
            </w:r>
            <w:r w:rsidR="002D5A2E">
              <w:rPr>
                <w:rFonts w:ascii="仿宋" w:eastAsia="仿宋" w:hAnsi="仿宋"/>
                <w:sz w:val="24"/>
                <w:szCs w:val="24"/>
                <w:u w:val="single"/>
              </w:rPr>
              <w:t>通识课</w:t>
            </w:r>
            <w:r>
              <w:rPr>
                <w:rFonts w:ascii="仿宋" w:eastAsia="仿宋" w:hAnsi="仿宋"/>
                <w:sz w:val="24"/>
                <w:szCs w:val="24"/>
                <w:u w:val="single"/>
              </w:rPr>
              <w:t xml:space="preserve">        </w:t>
            </w:r>
          </w:p>
          <w:p w:rsidR="00EF33C9" w:rsidRDefault="00C03D4C">
            <w:pPr>
              <w:pStyle w:val="3"/>
              <w:spacing w:line="360" w:lineRule="exact"/>
              <w:ind w:right="-96" w:firstLine="0"/>
              <w:rPr>
                <w:rFonts w:ascii="仿宋" w:eastAsia="仿宋" w:hAnsi="仿宋" w:hint="default"/>
                <w:sz w:val="24"/>
                <w:szCs w:val="24"/>
              </w:rPr>
            </w:pPr>
            <w:r>
              <w:rPr>
                <w:rFonts w:ascii="仿宋" w:eastAsia="仿宋" w:hAnsi="仿宋"/>
                <w:sz w:val="24"/>
                <w:szCs w:val="24"/>
              </w:rPr>
              <w:t>研究生：公共基础课</w:t>
            </w:r>
            <w:sdt>
              <w:sdtPr>
                <w:rPr>
                  <w:rFonts w:ascii="仿宋" w:eastAsia="仿宋" w:hAnsi="仿宋"/>
                  <w:sz w:val="24"/>
                  <w:szCs w:val="24"/>
                </w:rPr>
                <w:id w:val="661595671"/>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w:t>
            </w:r>
            <w:r>
              <w:rPr>
                <w:rFonts w:ascii="仿宋" w:eastAsia="仿宋" w:hAnsi="仿宋"/>
                <w:sz w:val="24"/>
                <w:szCs w:val="24"/>
              </w:rPr>
              <w:t>学位核心课程</w:t>
            </w:r>
            <w:sdt>
              <w:sdtPr>
                <w:rPr>
                  <w:rFonts w:ascii="仿宋" w:eastAsia="仿宋" w:hAnsi="仿宋"/>
                  <w:sz w:val="24"/>
                  <w:szCs w:val="24"/>
                </w:rPr>
                <w:id w:val="1877740081"/>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color w:val="000000"/>
                <w:sz w:val="24"/>
                <w:szCs w:val="24"/>
              </w:rPr>
              <w:t xml:space="preserve">  其他</w:t>
            </w:r>
            <w:r>
              <w:rPr>
                <w:rFonts w:ascii="仿宋" w:eastAsia="仿宋" w:hAnsi="仿宋"/>
                <w:sz w:val="24"/>
                <w:szCs w:val="24"/>
                <w:u w:val="single"/>
              </w:rPr>
              <w:t xml:space="preserve">          </w:t>
            </w:r>
          </w:p>
        </w:tc>
      </w:tr>
      <w:tr w:rsidR="00EF33C9">
        <w:trPr>
          <w:trHeight w:val="824"/>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配套资源</w:t>
            </w:r>
          </w:p>
        </w:tc>
        <w:tc>
          <w:tcPr>
            <w:tcW w:w="7916" w:type="dxa"/>
            <w:gridSpan w:val="4"/>
            <w:vAlign w:val="center"/>
          </w:tcPr>
          <w:p w:rsidR="00EF33C9" w:rsidRDefault="00C03D4C">
            <w:pPr>
              <w:pStyle w:val="3"/>
              <w:spacing w:line="320" w:lineRule="exact"/>
              <w:ind w:right="-96" w:firstLine="0"/>
              <w:jc w:val="left"/>
              <w:rPr>
                <w:rFonts w:ascii="仿宋" w:eastAsia="仿宋" w:hAnsi="仿宋" w:hint="default"/>
                <w:sz w:val="24"/>
                <w:szCs w:val="24"/>
              </w:rPr>
            </w:pPr>
            <w:r>
              <w:rPr>
                <w:rFonts w:ascii="仿宋" w:eastAsia="仿宋" w:hAnsi="仿宋" w:hint="default"/>
                <w:sz w:val="24"/>
                <w:szCs w:val="24"/>
              </w:rPr>
              <w:t>PPT</w:t>
            </w:r>
            <w:sdt>
              <w:sdtPr>
                <w:rPr>
                  <w:rFonts w:ascii="仿宋" w:eastAsia="仿宋" w:hAnsi="仿宋"/>
                  <w:sz w:val="24"/>
                  <w:szCs w:val="24"/>
                </w:rPr>
                <w:id w:val="1279754712"/>
                <w14:checkbox>
                  <w14:checked w14:val="1"/>
                  <w14:checkedState w14:val="0052" w14:font="Wingdings 2"/>
                  <w14:uncheckedState w14:val="00A3" w14:font="Wingdings 2"/>
                </w14:checkbox>
              </w:sdtPr>
              <w:sdtEndPr/>
              <w:sdtContent>
                <w:r w:rsidR="002D5A2E">
                  <w:rPr>
                    <w:rFonts w:ascii="仿宋" w:eastAsia="仿宋" w:hAnsi="仿宋"/>
                    <w:sz w:val="24"/>
                    <w:szCs w:val="24"/>
                  </w:rPr>
                  <w:sym w:font="Wingdings 2" w:char="F052"/>
                </w:r>
              </w:sdtContent>
            </w:sdt>
            <w:r>
              <w:rPr>
                <w:rFonts w:ascii="仿宋" w:eastAsia="仿宋" w:hAnsi="仿宋"/>
                <w:sz w:val="24"/>
                <w:szCs w:val="24"/>
              </w:rPr>
              <w:t xml:space="preserve">  </w:t>
            </w:r>
            <w:r>
              <w:rPr>
                <w:rFonts w:ascii="仿宋" w:eastAsia="仿宋" w:hAnsi="仿宋" w:hint="default"/>
                <w:sz w:val="24"/>
                <w:szCs w:val="24"/>
              </w:rPr>
              <w:t>视频</w:t>
            </w:r>
            <w:sdt>
              <w:sdtPr>
                <w:rPr>
                  <w:rFonts w:ascii="仿宋" w:eastAsia="仿宋" w:hAnsi="仿宋"/>
                  <w:sz w:val="24"/>
                  <w:szCs w:val="24"/>
                </w:rPr>
                <w:id w:val="-1863128372"/>
                <w14:checkbox>
                  <w14:checked w14:val="0"/>
                  <w14:checkedState w14:val="0052" w14:font="Wingdings 2"/>
                  <w14:uncheckedState w14:val="00A3" w14:font="Wingdings 2"/>
                </w14:checkbox>
              </w:sdtPr>
              <w:sdtEndPr/>
              <w:sdtContent>
                <w:r w:rsidR="002D5A2E">
                  <w:rPr>
                    <w:rFonts w:ascii="仿宋" w:eastAsia="仿宋" w:hAnsi="仿宋"/>
                    <w:sz w:val="24"/>
                    <w:szCs w:val="24"/>
                  </w:rPr>
                  <w:sym w:font="Wingdings 2" w:char="F0A3"/>
                </w:r>
              </w:sdtContent>
            </w:sdt>
            <w:r>
              <w:rPr>
                <w:rFonts w:ascii="仿宋" w:eastAsia="仿宋" w:hAnsi="仿宋"/>
                <w:sz w:val="24"/>
                <w:szCs w:val="24"/>
              </w:rPr>
              <w:t xml:space="preserve">  </w:t>
            </w:r>
            <w:r>
              <w:rPr>
                <w:rFonts w:ascii="仿宋" w:eastAsia="仿宋" w:hAnsi="仿宋" w:hint="default"/>
                <w:sz w:val="24"/>
                <w:szCs w:val="24"/>
              </w:rPr>
              <w:t>动画</w:t>
            </w:r>
            <w:sdt>
              <w:sdtPr>
                <w:rPr>
                  <w:rFonts w:ascii="仿宋" w:eastAsia="仿宋" w:hAnsi="仿宋"/>
                  <w:sz w:val="24"/>
                  <w:szCs w:val="24"/>
                </w:rPr>
                <w:id w:val="-441151111"/>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w:t>
            </w:r>
            <w:r>
              <w:rPr>
                <w:rFonts w:ascii="仿宋" w:eastAsia="仿宋" w:hAnsi="仿宋" w:hint="default"/>
                <w:sz w:val="24"/>
                <w:szCs w:val="24"/>
              </w:rPr>
              <w:t>题库</w:t>
            </w:r>
            <w:sdt>
              <w:sdtPr>
                <w:rPr>
                  <w:rFonts w:ascii="仿宋" w:eastAsia="仿宋" w:hAnsi="仿宋"/>
                  <w:sz w:val="24"/>
                  <w:szCs w:val="24"/>
                </w:rPr>
                <w:id w:val="-1383708432"/>
                <w14:checkbox>
                  <w14:checked w14:val="1"/>
                  <w14:checkedState w14:val="0052" w14:font="Wingdings 2"/>
                  <w14:uncheckedState w14:val="00A3" w14:font="Wingdings 2"/>
                </w14:checkbox>
              </w:sdtPr>
              <w:sdtEndPr/>
              <w:sdtContent>
                <w:r w:rsidR="002D5A2E">
                  <w:rPr>
                    <w:rFonts w:ascii="仿宋" w:eastAsia="仿宋" w:hAnsi="仿宋"/>
                    <w:sz w:val="24"/>
                    <w:szCs w:val="24"/>
                  </w:rPr>
                  <w:sym w:font="Wingdings 2" w:char="F052"/>
                </w:r>
              </w:sdtContent>
            </w:sdt>
            <w:r>
              <w:rPr>
                <w:rFonts w:ascii="仿宋" w:eastAsia="仿宋" w:hAnsi="仿宋"/>
                <w:sz w:val="24"/>
                <w:szCs w:val="24"/>
              </w:rPr>
              <w:t xml:space="preserve">  </w:t>
            </w:r>
            <w:r>
              <w:rPr>
                <w:rFonts w:ascii="仿宋" w:eastAsia="仿宋" w:hAnsi="仿宋" w:hint="default"/>
                <w:sz w:val="24"/>
                <w:szCs w:val="24"/>
              </w:rPr>
              <w:t>案例库</w:t>
            </w:r>
            <w:sdt>
              <w:sdtPr>
                <w:rPr>
                  <w:rFonts w:ascii="仿宋" w:eastAsia="仿宋" w:hAnsi="仿宋"/>
                  <w:sz w:val="24"/>
                  <w:szCs w:val="24"/>
                </w:rPr>
                <w:id w:val="-1237544532"/>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知识图谱</w:t>
            </w:r>
            <w:sdt>
              <w:sdtPr>
                <w:rPr>
                  <w:rFonts w:ascii="仿宋" w:eastAsia="仿宋" w:hAnsi="仿宋"/>
                  <w:sz w:val="24"/>
                  <w:szCs w:val="24"/>
                </w:rPr>
                <w:id w:val="-204786856"/>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3D模型</w:t>
            </w:r>
            <w:sdt>
              <w:sdtPr>
                <w:rPr>
                  <w:rFonts w:ascii="仿宋" w:eastAsia="仿宋" w:hAnsi="仿宋"/>
                  <w:sz w:val="24"/>
                  <w:szCs w:val="24"/>
                </w:rPr>
                <w:id w:val="1618180657"/>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w:t>
            </w:r>
          </w:p>
          <w:p w:rsidR="00EF33C9" w:rsidRDefault="00C03D4C">
            <w:pPr>
              <w:pStyle w:val="3"/>
              <w:spacing w:line="320" w:lineRule="exact"/>
              <w:ind w:right="-96" w:firstLine="0"/>
              <w:jc w:val="left"/>
              <w:rPr>
                <w:rFonts w:ascii="仿宋" w:eastAsia="仿宋" w:hAnsi="仿宋" w:hint="default"/>
                <w:sz w:val="24"/>
                <w:szCs w:val="24"/>
              </w:rPr>
            </w:pPr>
            <w:r>
              <w:rPr>
                <w:rFonts w:ascii="仿宋" w:eastAsia="仿宋" w:hAnsi="仿宋"/>
                <w:sz w:val="24"/>
                <w:szCs w:val="24"/>
              </w:rPr>
              <w:t>虚拟仿真实验</w:t>
            </w:r>
            <w:sdt>
              <w:sdtPr>
                <w:rPr>
                  <w:rFonts w:ascii="仿宋" w:eastAsia="仿宋" w:hAnsi="仿宋"/>
                  <w:sz w:val="24"/>
                  <w:szCs w:val="24"/>
                </w:rPr>
                <w:id w:val="1560748949"/>
                <w14:checkbox>
                  <w14:checked w14:val="0"/>
                  <w14:checkedState w14:val="0052" w14:font="Wingdings 2"/>
                  <w14:uncheckedState w14:val="00A3" w14:font="Wingdings 2"/>
                </w14:checkbox>
              </w:sdtPr>
              <w:sdtEndPr/>
              <w:sdtContent>
                <w:r>
                  <w:rPr>
                    <w:rFonts w:ascii="Wingdings 2" w:eastAsia="仿宋" w:hAnsi="Wingdings 2" w:hint="default"/>
                    <w:sz w:val="24"/>
                    <w:szCs w:val="24"/>
                  </w:rPr>
                  <w:t></w:t>
                </w:r>
              </w:sdtContent>
            </w:sdt>
            <w:r>
              <w:rPr>
                <w:rFonts w:ascii="仿宋" w:eastAsia="仿宋" w:hAnsi="仿宋"/>
                <w:sz w:val="24"/>
                <w:szCs w:val="24"/>
              </w:rPr>
              <w:t xml:space="preserve">  在线课程</w:t>
            </w:r>
            <w:sdt>
              <w:sdtPr>
                <w:rPr>
                  <w:rFonts w:ascii="仿宋" w:eastAsia="仿宋" w:hAnsi="仿宋"/>
                  <w:sz w:val="24"/>
                  <w:szCs w:val="24"/>
                </w:rPr>
                <w:id w:val="2127114912"/>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（课程网址：</w:t>
            </w:r>
            <w:bookmarkStart w:id="2" w:name="OLE_LINK1"/>
            <w:bookmarkStart w:id="3" w:name="OLE_LINK2"/>
            <w:r>
              <w:rPr>
                <w:rFonts w:ascii="仿宋" w:eastAsia="仿宋" w:hAnsi="仿宋"/>
                <w:sz w:val="24"/>
                <w:szCs w:val="24"/>
                <w:u w:val="single"/>
              </w:rPr>
              <w:t xml:space="preserve">     </w:t>
            </w:r>
            <w:r>
              <w:rPr>
                <w:rFonts w:ascii="仿宋" w:eastAsia="仿宋" w:hAnsi="仿宋" w:hint="default"/>
                <w:sz w:val="24"/>
                <w:szCs w:val="24"/>
                <w:u w:val="single"/>
              </w:rPr>
              <w:t xml:space="preserve">    </w:t>
            </w:r>
            <w:bookmarkEnd w:id="2"/>
            <w:bookmarkEnd w:id="3"/>
            <w:r>
              <w:rPr>
                <w:rFonts w:ascii="仿宋" w:eastAsia="仿宋" w:hAnsi="仿宋" w:hint="default"/>
                <w:sz w:val="24"/>
                <w:szCs w:val="24"/>
                <w:u w:val="single"/>
              </w:rPr>
              <w:t xml:space="preserve">  </w:t>
            </w:r>
            <w:r>
              <w:rPr>
                <w:rFonts w:ascii="仿宋" w:eastAsia="仿宋" w:hAnsi="仿宋"/>
                <w:sz w:val="24"/>
                <w:szCs w:val="24"/>
              </w:rPr>
              <w:t>）其他</w:t>
            </w:r>
            <w:r>
              <w:rPr>
                <w:rFonts w:ascii="仿宋" w:eastAsia="仿宋" w:hAnsi="仿宋"/>
                <w:sz w:val="24"/>
                <w:szCs w:val="24"/>
                <w:u w:val="single"/>
              </w:rPr>
              <w:t xml:space="preserve">     </w:t>
            </w:r>
            <w:r>
              <w:rPr>
                <w:rFonts w:ascii="仿宋" w:eastAsia="仿宋" w:hAnsi="仿宋" w:hint="default"/>
                <w:sz w:val="24"/>
                <w:szCs w:val="24"/>
                <w:u w:val="single"/>
              </w:rPr>
              <w:t xml:space="preserve"> </w:t>
            </w:r>
          </w:p>
        </w:tc>
      </w:tr>
      <w:tr w:rsidR="00EF33C9">
        <w:trPr>
          <w:trHeight w:val="604"/>
        </w:trPr>
        <w:tc>
          <w:tcPr>
            <w:tcW w:w="1924" w:type="dxa"/>
            <w:vAlign w:val="center"/>
          </w:tcPr>
          <w:p w:rsidR="00EF33C9" w:rsidRDefault="00C03D4C">
            <w:pPr>
              <w:jc w:val="left"/>
              <w:rPr>
                <w:rFonts w:ascii="仿宋" w:eastAsia="仿宋" w:hAnsi="仿宋" w:cs="仿宋"/>
                <w:sz w:val="24"/>
              </w:rPr>
            </w:pPr>
            <w:r>
              <w:rPr>
                <w:rFonts w:ascii="仿宋" w:eastAsia="仿宋" w:hAnsi="仿宋" w:cs="仿宋" w:hint="eastAsia"/>
                <w:sz w:val="24"/>
              </w:rPr>
              <w:t>书稿完成情况</w:t>
            </w:r>
          </w:p>
        </w:tc>
        <w:tc>
          <w:tcPr>
            <w:tcW w:w="7916" w:type="dxa"/>
            <w:gridSpan w:val="4"/>
            <w:vAlign w:val="center"/>
          </w:tcPr>
          <w:p w:rsidR="00EF33C9" w:rsidRDefault="00C03D4C">
            <w:pPr>
              <w:jc w:val="left"/>
              <w:rPr>
                <w:rFonts w:ascii="仿宋" w:eastAsia="仿宋" w:hAnsi="仿宋" w:cs="仿宋"/>
                <w:sz w:val="24"/>
              </w:rPr>
            </w:pPr>
            <w:r>
              <w:rPr>
                <w:rFonts w:ascii="仿宋" w:eastAsia="仿宋" w:hAnsi="仿宋" w:cs="仿宋" w:hint="eastAsia"/>
                <w:sz w:val="24"/>
              </w:rPr>
              <w:t>准备阶段</w:t>
            </w:r>
            <w:sdt>
              <w:sdtPr>
                <w:rPr>
                  <w:rFonts w:ascii="仿宋" w:eastAsia="仿宋" w:hAnsi="仿宋"/>
                  <w:sz w:val="24"/>
                </w:rPr>
                <w:id w:val="1598978836"/>
                <w14:checkbox>
                  <w14:checked w14:val="0"/>
                  <w14:checkedState w14:val="0052" w14:font="Wingdings 2"/>
                  <w14:uncheckedState w14:val="00A3" w14:font="Wingdings 2"/>
                </w14:checkbox>
              </w:sdtPr>
              <w:sdtEndPr/>
              <w:sdtContent>
                <w:r w:rsidR="002D5A2E">
                  <w:rPr>
                    <w:rFonts w:ascii="仿宋" w:eastAsia="仿宋" w:hAnsi="仿宋"/>
                    <w:sz w:val="24"/>
                  </w:rPr>
                  <w:sym w:font="Wingdings 2" w:char="F0A3"/>
                </w:r>
              </w:sdtContent>
            </w:sdt>
            <w:r>
              <w:rPr>
                <w:rFonts w:ascii="仿宋" w:eastAsia="仿宋" w:hAnsi="仿宋" w:cs="仿宋" w:hint="eastAsia"/>
                <w:sz w:val="24"/>
              </w:rPr>
              <w:t xml:space="preserve">  完成书稿（ </w:t>
            </w:r>
            <w:r w:rsidR="002D5A2E">
              <w:rPr>
                <w:rFonts w:ascii="仿宋" w:eastAsia="仿宋" w:hAnsi="仿宋" w:cs="仿宋"/>
                <w:sz w:val="24"/>
              </w:rPr>
              <w:t>70</w:t>
            </w:r>
            <w:r>
              <w:rPr>
                <w:rFonts w:ascii="仿宋" w:eastAsia="仿宋" w:hAnsi="仿宋" w:cs="仿宋" w:hint="eastAsia"/>
                <w:sz w:val="24"/>
              </w:rPr>
              <w:t xml:space="preserve"> ）%</w:t>
            </w:r>
            <w:r>
              <w:rPr>
                <w:rFonts w:ascii="仿宋" w:eastAsia="仿宋" w:hAnsi="仿宋"/>
                <w:sz w:val="24"/>
              </w:rPr>
              <w:t xml:space="preserve"> </w:t>
            </w:r>
            <w:sdt>
              <w:sdtPr>
                <w:rPr>
                  <w:rFonts w:ascii="仿宋" w:eastAsia="仿宋" w:hAnsi="仿宋"/>
                  <w:sz w:val="24"/>
                </w:rPr>
                <w:id w:val="-1923490728"/>
                <w14:checkbox>
                  <w14:checked w14:val="0"/>
                  <w14:checkedState w14:val="0052" w14:font="Wingdings 2"/>
                  <w14:uncheckedState w14:val="00A3" w14:font="Wingdings 2"/>
                </w14:checkbox>
              </w:sdtPr>
              <w:sdtEndPr/>
              <w:sdtContent>
                <w:r>
                  <w:rPr>
                    <w:rFonts w:ascii="仿宋" w:eastAsia="仿宋" w:hAnsi="仿宋"/>
                    <w:sz w:val="24"/>
                  </w:rPr>
                  <w:sym w:font="Wingdings 2" w:char="F0A3"/>
                </w:r>
              </w:sdtContent>
            </w:sdt>
            <w:r>
              <w:rPr>
                <w:rFonts w:ascii="仿宋" w:eastAsia="仿宋" w:hAnsi="仿宋" w:cs="仿宋" w:hint="eastAsia"/>
                <w:sz w:val="24"/>
              </w:rPr>
              <w:t xml:space="preserve">  全部完成</w:t>
            </w:r>
            <w:sdt>
              <w:sdtPr>
                <w:rPr>
                  <w:rFonts w:ascii="仿宋" w:eastAsia="仿宋" w:hAnsi="仿宋"/>
                  <w:sz w:val="24"/>
                </w:rPr>
                <w:id w:val="-495112200"/>
                <w14:checkbox>
                  <w14:checked w14:val="0"/>
                  <w14:checkedState w14:val="0052" w14:font="Wingdings 2"/>
                  <w14:uncheckedState w14:val="00A3" w14:font="Wingdings 2"/>
                </w14:checkbox>
              </w:sdtPr>
              <w:sdtEndPr/>
              <w:sdtContent>
                <w:r>
                  <w:rPr>
                    <w:rFonts w:ascii="仿宋" w:eastAsia="仿宋" w:hAnsi="仿宋"/>
                    <w:sz w:val="24"/>
                  </w:rPr>
                  <w:sym w:font="Wingdings 2" w:char="F0A3"/>
                </w:r>
              </w:sdtContent>
            </w:sdt>
            <w:r>
              <w:rPr>
                <w:rFonts w:ascii="仿宋" w:eastAsia="仿宋" w:hAnsi="仿宋" w:cs="仿宋" w:hint="eastAsia"/>
                <w:sz w:val="24"/>
              </w:rPr>
              <w:t xml:space="preserve"> </w:t>
            </w:r>
          </w:p>
        </w:tc>
      </w:tr>
      <w:tr w:rsidR="00EF33C9">
        <w:trPr>
          <w:trHeight w:val="474"/>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交稿时间</w:t>
            </w:r>
          </w:p>
        </w:tc>
        <w:tc>
          <w:tcPr>
            <w:tcW w:w="2511" w:type="dxa"/>
            <w:vAlign w:val="center"/>
          </w:tcPr>
          <w:p w:rsidR="00EF33C9" w:rsidRDefault="002D5A2E">
            <w:pPr>
              <w:pStyle w:val="3"/>
              <w:spacing w:line="240" w:lineRule="auto"/>
              <w:ind w:right="-96" w:firstLine="0"/>
              <w:rPr>
                <w:rFonts w:ascii="仿宋" w:eastAsia="仿宋" w:hAnsi="仿宋" w:hint="default"/>
                <w:sz w:val="24"/>
                <w:szCs w:val="24"/>
              </w:rPr>
            </w:pPr>
            <w:r>
              <w:rPr>
                <w:rFonts w:ascii="仿宋" w:eastAsia="仿宋" w:hAnsi="仿宋"/>
                <w:sz w:val="24"/>
                <w:szCs w:val="24"/>
              </w:rPr>
              <w:t>2</w:t>
            </w:r>
            <w:r>
              <w:rPr>
                <w:rFonts w:ascii="仿宋" w:eastAsia="仿宋" w:hAnsi="仿宋" w:hint="default"/>
                <w:sz w:val="24"/>
                <w:szCs w:val="24"/>
              </w:rPr>
              <w:t>025</w:t>
            </w:r>
            <w:r>
              <w:rPr>
                <w:rFonts w:ascii="仿宋" w:eastAsia="仿宋" w:hAnsi="仿宋"/>
                <w:sz w:val="24"/>
                <w:szCs w:val="24"/>
              </w:rPr>
              <w:t>年1</w:t>
            </w:r>
            <w:r>
              <w:rPr>
                <w:rFonts w:ascii="仿宋" w:eastAsia="仿宋" w:hAnsi="仿宋" w:hint="default"/>
                <w:sz w:val="24"/>
                <w:szCs w:val="24"/>
              </w:rPr>
              <w:t>0</w:t>
            </w:r>
            <w:r>
              <w:rPr>
                <w:rFonts w:ascii="仿宋" w:eastAsia="仿宋" w:hAnsi="仿宋"/>
                <w:sz w:val="24"/>
                <w:szCs w:val="24"/>
              </w:rPr>
              <w:t>月</w:t>
            </w:r>
          </w:p>
        </w:tc>
        <w:tc>
          <w:tcPr>
            <w:tcW w:w="1973" w:type="dxa"/>
            <w:gridSpan w:val="2"/>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希望出版时间</w:t>
            </w:r>
          </w:p>
        </w:tc>
        <w:tc>
          <w:tcPr>
            <w:tcW w:w="3432" w:type="dxa"/>
            <w:vAlign w:val="center"/>
          </w:tcPr>
          <w:p w:rsidR="00EF33C9" w:rsidRDefault="002D5A2E">
            <w:pPr>
              <w:pStyle w:val="3"/>
              <w:spacing w:line="240" w:lineRule="auto"/>
              <w:ind w:right="-96" w:firstLine="0"/>
              <w:rPr>
                <w:rFonts w:ascii="仿宋" w:eastAsia="仿宋" w:hAnsi="仿宋" w:hint="default"/>
                <w:sz w:val="24"/>
                <w:szCs w:val="24"/>
              </w:rPr>
            </w:pPr>
            <w:r>
              <w:rPr>
                <w:rFonts w:ascii="仿宋" w:eastAsia="仿宋" w:hAnsi="仿宋"/>
                <w:sz w:val="24"/>
                <w:szCs w:val="24"/>
              </w:rPr>
              <w:t>2</w:t>
            </w:r>
            <w:r>
              <w:rPr>
                <w:rFonts w:ascii="仿宋" w:eastAsia="仿宋" w:hAnsi="仿宋" w:hint="default"/>
                <w:sz w:val="24"/>
                <w:szCs w:val="24"/>
              </w:rPr>
              <w:t>026</w:t>
            </w:r>
            <w:r>
              <w:rPr>
                <w:rFonts w:ascii="仿宋" w:eastAsia="仿宋" w:hAnsi="仿宋"/>
                <w:sz w:val="24"/>
                <w:szCs w:val="24"/>
              </w:rPr>
              <w:t>年3月</w:t>
            </w:r>
          </w:p>
        </w:tc>
      </w:tr>
      <w:tr w:rsidR="00EF33C9">
        <w:trPr>
          <w:trHeight w:val="534"/>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参考学时</w:t>
            </w:r>
          </w:p>
        </w:tc>
        <w:tc>
          <w:tcPr>
            <w:tcW w:w="2511" w:type="dxa"/>
            <w:vAlign w:val="center"/>
          </w:tcPr>
          <w:p w:rsidR="00EF33C9" w:rsidRDefault="002D5A2E">
            <w:pPr>
              <w:pStyle w:val="3"/>
              <w:spacing w:line="240" w:lineRule="auto"/>
              <w:ind w:right="-96" w:firstLine="0"/>
              <w:rPr>
                <w:rFonts w:ascii="仿宋" w:eastAsia="仿宋" w:hAnsi="仿宋" w:hint="default"/>
                <w:sz w:val="24"/>
                <w:szCs w:val="24"/>
              </w:rPr>
            </w:pPr>
            <w:r>
              <w:rPr>
                <w:rFonts w:ascii="仿宋" w:eastAsia="仿宋" w:hAnsi="仿宋"/>
                <w:sz w:val="24"/>
                <w:szCs w:val="24"/>
              </w:rPr>
              <w:t>3</w:t>
            </w:r>
            <w:r>
              <w:rPr>
                <w:rFonts w:ascii="仿宋" w:eastAsia="仿宋" w:hAnsi="仿宋" w:hint="default"/>
                <w:sz w:val="24"/>
                <w:szCs w:val="24"/>
              </w:rPr>
              <w:t>6</w:t>
            </w:r>
          </w:p>
        </w:tc>
        <w:tc>
          <w:tcPr>
            <w:tcW w:w="1973" w:type="dxa"/>
            <w:gridSpan w:val="2"/>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估计版面字数/万</w:t>
            </w:r>
          </w:p>
        </w:tc>
        <w:tc>
          <w:tcPr>
            <w:tcW w:w="3432" w:type="dxa"/>
            <w:vAlign w:val="center"/>
          </w:tcPr>
          <w:p w:rsidR="00EF33C9" w:rsidRDefault="002D5A2E">
            <w:pPr>
              <w:pStyle w:val="3"/>
              <w:spacing w:line="240" w:lineRule="auto"/>
              <w:ind w:right="-96" w:firstLine="0"/>
              <w:rPr>
                <w:rFonts w:ascii="仿宋" w:eastAsia="仿宋" w:hAnsi="仿宋" w:hint="default"/>
                <w:sz w:val="24"/>
                <w:szCs w:val="24"/>
              </w:rPr>
            </w:pPr>
            <w:r>
              <w:rPr>
                <w:rFonts w:ascii="仿宋" w:eastAsia="仿宋" w:hAnsi="仿宋"/>
                <w:sz w:val="24"/>
                <w:szCs w:val="24"/>
              </w:rPr>
              <w:t>约1</w:t>
            </w:r>
            <w:r>
              <w:rPr>
                <w:rFonts w:ascii="仿宋" w:eastAsia="仿宋" w:hAnsi="仿宋" w:hint="default"/>
                <w:sz w:val="24"/>
                <w:szCs w:val="24"/>
              </w:rPr>
              <w:t>5</w:t>
            </w:r>
            <w:r>
              <w:rPr>
                <w:rFonts w:ascii="仿宋" w:eastAsia="仿宋" w:hAnsi="仿宋"/>
                <w:sz w:val="24"/>
                <w:szCs w:val="24"/>
              </w:rPr>
              <w:t>万字</w:t>
            </w:r>
          </w:p>
        </w:tc>
      </w:tr>
      <w:tr w:rsidR="00EF33C9">
        <w:trPr>
          <w:trHeight w:val="679"/>
        </w:trPr>
        <w:tc>
          <w:tcPr>
            <w:tcW w:w="1924" w:type="dxa"/>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本校年用量</w:t>
            </w:r>
          </w:p>
        </w:tc>
        <w:tc>
          <w:tcPr>
            <w:tcW w:w="2511" w:type="dxa"/>
            <w:vAlign w:val="center"/>
          </w:tcPr>
          <w:p w:rsidR="00EF33C9" w:rsidRDefault="00DC68C3">
            <w:pPr>
              <w:pStyle w:val="3"/>
              <w:spacing w:line="240" w:lineRule="auto"/>
              <w:ind w:right="-96" w:firstLine="0"/>
              <w:rPr>
                <w:rFonts w:ascii="仿宋" w:eastAsia="仿宋" w:hAnsi="仿宋" w:hint="default"/>
                <w:sz w:val="24"/>
                <w:szCs w:val="24"/>
              </w:rPr>
            </w:pPr>
            <w:r>
              <w:rPr>
                <w:rFonts w:ascii="仿宋" w:eastAsia="仿宋" w:hAnsi="仿宋" w:hint="default"/>
                <w:sz w:val="24"/>
                <w:szCs w:val="24"/>
              </w:rPr>
              <w:t>3</w:t>
            </w:r>
            <w:r w:rsidR="002D5A2E">
              <w:rPr>
                <w:rFonts w:ascii="仿宋" w:eastAsia="仿宋" w:hAnsi="仿宋" w:hint="default"/>
                <w:sz w:val="24"/>
                <w:szCs w:val="24"/>
              </w:rPr>
              <w:t>00</w:t>
            </w:r>
          </w:p>
        </w:tc>
        <w:tc>
          <w:tcPr>
            <w:tcW w:w="1973" w:type="dxa"/>
            <w:gridSpan w:val="2"/>
            <w:vAlign w:val="center"/>
          </w:tcPr>
          <w:p w:rsidR="00EF33C9" w:rsidRDefault="00C03D4C">
            <w:pPr>
              <w:pStyle w:val="3"/>
              <w:spacing w:line="240" w:lineRule="auto"/>
              <w:ind w:right="-96" w:firstLine="0"/>
              <w:rPr>
                <w:rFonts w:ascii="仿宋" w:eastAsia="仿宋" w:hAnsi="仿宋" w:hint="default"/>
                <w:sz w:val="24"/>
                <w:szCs w:val="24"/>
              </w:rPr>
            </w:pPr>
            <w:r>
              <w:rPr>
                <w:rFonts w:ascii="仿宋" w:eastAsia="仿宋" w:hAnsi="仿宋"/>
                <w:sz w:val="24"/>
                <w:szCs w:val="24"/>
              </w:rPr>
              <w:t>预计年发行量</w:t>
            </w:r>
          </w:p>
        </w:tc>
        <w:tc>
          <w:tcPr>
            <w:tcW w:w="3432" w:type="dxa"/>
            <w:vAlign w:val="center"/>
          </w:tcPr>
          <w:p w:rsidR="00EF33C9" w:rsidRDefault="00DC68C3">
            <w:pPr>
              <w:pStyle w:val="3"/>
              <w:spacing w:line="240" w:lineRule="auto"/>
              <w:ind w:right="-96" w:firstLine="0"/>
              <w:rPr>
                <w:rFonts w:ascii="仿宋" w:eastAsia="仿宋" w:hAnsi="仿宋" w:hint="default"/>
                <w:sz w:val="24"/>
                <w:szCs w:val="24"/>
              </w:rPr>
            </w:pPr>
            <w:r>
              <w:rPr>
                <w:rFonts w:ascii="仿宋" w:eastAsia="仿宋" w:hAnsi="仿宋" w:hint="default"/>
                <w:sz w:val="24"/>
                <w:szCs w:val="24"/>
              </w:rPr>
              <w:t>3</w:t>
            </w:r>
            <w:r w:rsidR="002D5A2E">
              <w:rPr>
                <w:rFonts w:ascii="仿宋" w:eastAsia="仿宋" w:hAnsi="仿宋" w:hint="default"/>
                <w:sz w:val="24"/>
                <w:szCs w:val="24"/>
              </w:rPr>
              <w:t>000</w:t>
            </w:r>
          </w:p>
        </w:tc>
      </w:tr>
    </w:tbl>
    <w:p w:rsidR="00EF33C9" w:rsidRDefault="00C03D4C">
      <w:pPr>
        <w:pStyle w:val="3"/>
        <w:spacing w:line="520" w:lineRule="exact"/>
        <w:ind w:right="-95" w:firstLine="0"/>
        <w:rPr>
          <w:rFonts w:ascii="仿宋" w:eastAsia="仿宋" w:hAnsi="仿宋" w:hint="default"/>
          <w:b/>
          <w:sz w:val="32"/>
        </w:rPr>
      </w:pPr>
      <w:r>
        <w:rPr>
          <w:rFonts w:ascii="仿宋" w:eastAsia="仿宋" w:hAnsi="仿宋"/>
          <w:b/>
          <w:sz w:val="32"/>
        </w:rPr>
        <w:lastRenderedPageBreak/>
        <w:t>二、编写人员情况</w:t>
      </w:r>
    </w:p>
    <w:tbl>
      <w:tblPr>
        <w:tblW w:w="9816" w:type="dxa"/>
        <w:tblInd w:w="-54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224"/>
        <w:gridCol w:w="900"/>
        <w:gridCol w:w="496"/>
        <w:gridCol w:w="812"/>
        <w:gridCol w:w="444"/>
        <w:gridCol w:w="966"/>
        <w:gridCol w:w="1042"/>
        <w:gridCol w:w="638"/>
        <w:gridCol w:w="623"/>
        <w:gridCol w:w="1267"/>
        <w:gridCol w:w="1404"/>
      </w:tblGrid>
      <w:tr w:rsidR="00EF33C9">
        <w:trPr>
          <w:trHeight w:val="397"/>
        </w:trPr>
        <w:tc>
          <w:tcPr>
            <w:tcW w:w="1224" w:type="dxa"/>
            <w:vMerge w:val="restart"/>
            <w:tcBorders>
              <w:top w:val="single" w:sz="4" w:space="0" w:color="auto"/>
              <w:left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p w:rsidR="00EF33C9" w:rsidRDefault="00EF33C9">
            <w:pPr>
              <w:pStyle w:val="3"/>
              <w:spacing w:line="240" w:lineRule="auto"/>
              <w:ind w:right="-95" w:firstLine="0"/>
              <w:jc w:val="center"/>
              <w:rPr>
                <w:rFonts w:ascii="仿宋" w:eastAsia="仿宋" w:hAnsi="仿宋" w:hint="default"/>
                <w:sz w:val="24"/>
                <w:szCs w:val="24"/>
              </w:rPr>
            </w:pPr>
          </w:p>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主</w:t>
            </w:r>
          </w:p>
          <w:p w:rsidR="00EF33C9" w:rsidRDefault="00EF33C9">
            <w:pPr>
              <w:pStyle w:val="3"/>
              <w:spacing w:line="240" w:lineRule="auto"/>
              <w:ind w:right="-95" w:firstLine="0"/>
              <w:jc w:val="center"/>
              <w:rPr>
                <w:rFonts w:ascii="仿宋" w:eastAsia="仿宋" w:hAnsi="仿宋" w:hint="default"/>
                <w:sz w:val="24"/>
                <w:szCs w:val="24"/>
              </w:rPr>
            </w:pPr>
          </w:p>
          <w:p w:rsidR="00EF33C9" w:rsidRDefault="00EF33C9">
            <w:pPr>
              <w:pStyle w:val="3"/>
              <w:spacing w:line="240" w:lineRule="auto"/>
              <w:ind w:right="-95" w:firstLine="0"/>
              <w:jc w:val="center"/>
              <w:rPr>
                <w:rFonts w:ascii="仿宋" w:eastAsia="仿宋" w:hAnsi="仿宋" w:hint="default"/>
                <w:sz w:val="24"/>
                <w:szCs w:val="24"/>
              </w:rPr>
            </w:pPr>
          </w:p>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编</w:t>
            </w:r>
          </w:p>
          <w:p w:rsidR="00EF33C9" w:rsidRDefault="00EF33C9">
            <w:pPr>
              <w:pStyle w:val="3"/>
              <w:spacing w:line="240" w:lineRule="auto"/>
              <w:ind w:right="-95" w:firstLine="0"/>
              <w:jc w:val="center"/>
              <w:rPr>
                <w:rFonts w:ascii="仿宋" w:eastAsia="仿宋" w:hAnsi="仿宋" w:hint="default"/>
                <w:sz w:val="24"/>
                <w:szCs w:val="24"/>
              </w:rPr>
            </w:pPr>
          </w:p>
          <w:p w:rsidR="00EF33C9" w:rsidRDefault="00EF33C9">
            <w:pPr>
              <w:pStyle w:val="3"/>
              <w:spacing w:line="240" w:lineRule="auto"/>
              <w:ind w:right="-95" w:firstLine="0"/>
              <w:jc w:val="center"/>
              <w:rPr>
                <w:rFonts w:ascii="仿宋" w:eastAsia="仿宋" w:hAnsi="仿宋" w:hint="default"/>
                <w:sz w:val="24"/>
                <w:szCs w:val="24"/>
              </w:rPr>
            </w:pPr>
          </w:p>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情</w:t>
            </w:r>
          </w:p>
          <w:p w:rsidR="00EF33C9" w:rsidRDefault="00EF33C9">
            <w:pPr>
              <w:pStyle w:val="3"/>
              <w:spacing w:line="240" w:lineRule="auto"/>
              <w:ind w:right="-95" w:firstLine="0"/>
              <w:jc w:val="center"/>
              <w:rPr>
                <w:rFonts w:ascii="仿宋" w:eastAsia="仿宋" w:hAnsi="仿宋" w:hint="default"/>
                <w:sz w:val="24"/>
                <w:szCs w:val="24"/>
              </w:rPr>
            </w:pPr>
          </w:p>
          <w:p w:rsidR="00EF33C9" w:rsidRDefault="00EF33C9">
            <w:pPr>
              <w:pStyle w:val="3"/>
              <w:spacing w:line="240" w:lineRule="auto"/>
              <w:ind w:right="-95" w:firstLine="0"/>
              <w:jc w:val="center"/>
              <w:rPr>
                <w:rFonts w:ascii="仿宋" w:eastAsia="仿宋" w:hAnsi="仿宋" w:hint="default"/>
                <w:sz w:val="24"/>
                <w:szCs w:val="24"/>
              </w:rPr>
            </w:pPr>
          </w:p>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况</w:t>
            </w:r>
          </w:p>
        </w:tc>
        <w:tc>
          <w:tcPr>
            <w:tcW w:w="1396" w:type="dxa"/>
            <w:gridSpan w:val="2"/>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姓名</w:t>
            </w:r>
          </w:p>
        </w:tc>
        <w:tc>
          <w:tcPr>
            <w:tcW w:w="1256" w:type="dxa"/>
            <w:gridSpan w:val="2"/>
            <w:tcBorders>
              <w:top w:val="single" w:sz="4" w:space="0" w:color="auto"/>
              <w:left w:val="single" w:sz="4" w:space="0" w:color="auto"/>
              <w:bottom w:val="single" w:sz="4" w:space="0" w:color="auto"/>
              <w:right w:val="single" w:sz="4" w:space="0" w:color="auto"/>
            </w:tcBorders>
            <w:vAlign w:val="center"/>
          </w:tcPr>
          <w:p w:rsidR="00EF33C9" w:rsidRDefault="002D5A2E">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吴敏</w:t>
            </w:r>
          </w:p>
        </w:tc>
        <w:tc>
          <w:tcPr>
            <w:tcW w:w="966" w:type="dxa"/>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性别</w:t>
            </w:r>
          </w:p>
        </w:tc>
        <w:tc>
          <w:tcPr>
            <w:tcW w:w="1042" w:type="dxa"/>
            <w:tcBorders>
              <w:top w:val="single" w:sz="4" w:space="0" w:color="auto"/>
              <w:left w:val="single" w:sz="4" w:space="0" w:color="auto"/>
              <w:bottom w:val="single" w:sz="4" w:space="0" w:color="auto"/>
              <w:right w:val="single" w:sz="4" w:space="0" w:color="auto"/>
            </w:tcBorders>
            <w:vAlign w:val="center"/>
          </w:tcPr>
          <w:p w:rsidR="00EF33C9" w:rsidRDefault="002D5A2E">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女</w:t>
            </w:r>
          </w:p>
        </w:tc>
        <w:tc>
          <w:tcPr>
            <w:tcW w:w="1261" w:type="dxa"/>
            <w:gridSpan w:val="2"/>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出生年月</w:t>
            </w:r>
          </w:p>
        </w:tc>
        <w:tc>
          <w:tcPr>
            <w:tcW w:w="2671" w:type="dxa"/>
            <w:gridSpan w:val="2"/>
            <w:tcBorders>
              <w:top w:val="single" w:sz="4" w:space="0" w:color="auto"/>
              <w:left w:val="single" w:sz="4" w:space="0" w:color="auto"/>
              <w:bottom w:val="single" w:sz="4" w:space="0" w:color="auto"/>
              <w:right w:val="single" w:sz="4" w:space="0" w:color="auto"/>
            </w:tcBorders>
            <w:vAlign w:val="center"/>
          </w:tcPr>
          <w:p w:rsidR="00EF33C9" w:rsidRDefault="002D5A2E">
            <w:pPr>
              <w:pStyle w:val="3"/>
              <w:spacing w:line="240" w:lineRule="auto"/>
              <w:ind w:right="-95" w:firstLine="0"/>
              <w:jc w:val="center"/>
              <w:rPr>
                <w:rFonts w:ascii="Times New Roman" w:eastAsia="仿宋_GB2312" w:hint="default"/>
                <w:sz w:val="24"/>
                <w:szCs w:val="24"/>
              </w:rPr>
            </w:pPr>
            <w:r>
              <w:rPr>
                <w:rFonts w:ascii="Times New Roman" w:eastAsia="仿宋_GB2312"/>
                <w:sz w:val="24"/>
                <w:szCs w:val="24"/>
              </w:rPr>
              <w:t>1</w:t>
            </w:r>
            <w:r>
              <w:rPr>
                <w:rFonts w:ascii="Times New Roman" w:eastAsia="仿宋_GB2312" w:hint="default"/>
                <w:sz w:val="24"/>
                <w:szCs w:val="24"/>
              </w:rPr>
              <w:t>976</w:t>
            </w:r>
            <w:r>
              <w:rPr>
                <w:rFonts w:ascii="Times New Roman" w:eastAsia="仿宋_GB2312"/>
                <w:sz w:val="24"/>
                <w:szCs w:val="24"/>
              </w:rPr>
              <w:t>.</w:t>
            </w:r>
            <w:r>
              <w:rPr>
                <w:rFonts w:ascii="Times New Roman" w:eastAsia="仿宋_GB2312" w:hint="default"/>
                <w:sz w:val="24"/>
                <w:szCs w:val="24"/>
              </w:rPr>
              <w:t>12</w:t>
            </w:r>
          </w:p>
        </w:tc>
      </w:tr>
      <w:tr w:rsidR="00EF33C9">
        <w:trPr>
          <w:trHeight w:val="397"/>
        </w:trPr>
        <w:tc>
          <w:tcPr>
            <w:tcW w:w="1224" w:type="dxa"/>
            <w:vMerge/>
            <w:tcBorders>
              <w:left w:val="single" w:sz="4" w:space="0" w:color="auto"/>
              <w:right w:val="single" w:sz="4" w:space="0" w:color="auto"/>
            </w:tcBorders>
            <w:vAlign w:val="center"/>
          </w:tcPr>
          <w:p w:rsidR="00EF33C9" w:rsidRDefault="00EF33C9">
            <w:pPr>
              <w:widowControl/>
              <w:jc w:val="left"/>
              <w:rPr>
                <w:rFonts w:ascii="仿宋" w:eastAsia="仿宋" w:hAnsi="仿宋"/>
                <w:sz w:val="24"/>
              </w:rPr>
            </w:pPr>
          </w:p>
        </w:tc>
        <w:tc>
          <w:tcPr>
            <w:tcW w:w="1396" w:type="dxa"/>
            <w:gridSpan w:val="2"/>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职称</w:t>
            </w:r>
          </w:p>
        </w:tc>
        <w:tc>
          <w:tcPr>
            <w:tcW w:w="1256" w:type="dxa"/>
            <w:gridSpan w:val="2"/>
            <w:tcBorders>
              <w:top w:val="single" w:sz="4" w:space="0" w:color="auto"/>
              <w:left w:val="single" w:sz="4" w:space="0" w:color="auto"/>
              <w:bottom w:val="single" w:sz="4" w:space="0" w:color="auto"/>
              <w:right w:val="single" w:sz="4" w:space="0" w:color="auto"/>
            </w:tcBorders>
            <w:vAlign w:val="center"/>
          </w:tcPr>
          <w:p w:rsidR="00EF33C9" w:rsidRDefault="002D5A2E">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副教授</w:t>
            </w:r>
          </w:p>
        </w:tc>
        <w:tc>
          <w:tcPr>
            <w:tcW w:w="966" w:type="dxa"/>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职务</w:t>
            </w:r>
          </w:p>
        </w:tc>
        <w:tc>
          <w:tcPr>
            <w:tcW w:w="1042" w:type="dxa"/>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261" w:type="dxa"/>
            <w:gridSpan w:val="2"/>
            <w:tcBorders>
              <w:top w:val="single" w:sz="4" w:space="0" w:color="auto"/>
              <w:left w:val="single" w:sz="4" w:space="0" w:color="auto"/>
              <w:bottom w:val="nil"/>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学  历</w:t>
            </w:r>
          </w:p>
        </w:tc>
        <w:tc>
          <w:tcPr>
            <w:tcW w:w="2671" w:type="dxa"/>
            <w:gridSpan w:val="2"/>
            <w:tcBorders>
              <w:top w:val="single" w:sz="4" w:space="0" w:color="auto"/>
              <w:left w:val="single" w:sz="4" w:space="0" w:color="auto"/>
              <w:bottom w:val="nil"/>
              <w:right w:val="single" w:sz="4" w:space="0" w:color="auto"/>
            </w:tcBorders>
            <w:vAlign w:val="center"/>
          </w:tcPr>
          <w:p w:rsidR="00EF33C9" w:rsidRDefault="002D5A2E">
            <w:pPr>
              <w:pStyle w:val="3"/>
              <w:spacing w:line="240" w:lineRule="auto"/>
              <w:ind w:right="-95" w:firstLine="0"/>
              <w:jc w:val="center"/>
              <w:rPr>
                <w:rFonts w:ascii="Times New Roman" w:eastAsia="仿宋_GB2312" w:hint="default"/>
                <w:sz w:val="24"/>
                <w:szCs w:val="24"/>
              </w:rPr>
            </w:pPr>
            <w:r>
              <w:rPr>
                <w:rFonts w:ascii="Times New Roman" w:eastAsia="仿宋_GB2312"/>
                <w:sz w:val="24"/>
                <w:szCs w:val="24"/>
              </w:rPr>
              <w:t>博士研究生</w:t>
            </w:r>
          </w:p>
        </w:tc>
      </w:tr>
      <w:tr w:rsidR="00EF33C9">
        <w:trPr>
          <w:trHeight w:val="397"/>
        </w:trPr>
        <w:tc>
          <w:tcPr>
            <w:tcW w:w="1224" w:type="dxa"/>
            <w:vMerge/>
            <w:tcBorders>
              <w:left w:val="single" w:sz="4" w:space="0" w:color="auto"/>
              <w:right w:val="single" w:sz="4" w:space="0" w:color="auto"/>
            </w:tcBorders>
            <w:vAlign w:val="center"/>
          </w:tcPr>
          <w:p w:rsidR="00EF33C9" w:rsidRDefault="00EF33C9">
            <w:pPr>
              <w:widowControl/>
              <w:jc w:val="left"/>
              <w:rPr>
                <w:rFonts w:ascii="仿宋" w:eastAsia="仿宋" w:hAnsi="仿宋"/>
                <w:sz w:val="24"/>
              </w:rPr>
            </w:pPr>
          </w:p>
        </w:tc>
        <w:tc>
          <w:tcPr>
            <w:tcW w:w="1396" w:type="dxa"/>
            <w:gridSpan w:val="2"/>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学术荣誉</w:t>
            </w:r>
          </w:p>
        </w:tc>
        <w:tc>
          <w:tcPr>
            <w:tcW w:w="7196" w:type="dxa"/>
            <w:gridSpan w:val="8"/>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rPr>
                <w:rFonts w:ascii="仿宋" w:eastAsia="仿宋" w:hAnsi="仿宋" w:hint="default"/>
                <w:sz w:val="24"/>
                <w:szCs w:val="24"/>
              </w:rPr>
            </w:pPr>
            <w:r>
              <w:rPr>
                <w:rFonts w:ascii="仿宋" w:eastAsia="仿宋" w:hAnsi="仿宋"/>
                <w:sz w:val="24"/>
                <w:szCs w:val="24"/>
              </w:rPr>
              <w:t>院士</w:t>
            </w:r>
            <w:sdt>
              <w:sdtPr>
                <w:rPr>
                  <w:rFonts w:ascii="仿宋" w:eastAsia="仿宋" w:hAnsi="仿宋"/>
                  <w:sz w:val="24"/>
                  <w:szCs w:val="24"/>
                </w:rPr>
                <w:id w:val="1672837267"/>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国家万人计划</w:t>
            </w:r>
            <w:sdt>
              <w:sdtPr>
                <w:rPr>
                  <w:rFonts w:ascii="仿宋" w:eastAsia="仿宋" w:hAnsi="仿宋"/>
                  <w:sz w:val="24"/>
                  <w:szCs w:val="24"/>
                </w:rPr>
                <w:id w:val="-1702240610"/>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长江学者</w:t>
            </w:r>
            <w:sdt>
              <w:sdtPr>
                <w:rPr>
                  <w:rFonts w:ascii="仿宋" w:eastAsia="仿宋" w:hAnsi="仿宋"/>
                  <w:sz w:val="24"/>
                  <w:szCs w:val="24"/>
                </w:rPr>
                <w:id w:val="-864904523"/>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杰青</w:t>
            </w:r>
            <w:sdt>
              <w:sdtPr>
                <w:rPr>
                  <w:rFonts w:ascii="仿宋" w:eastAsia="仿宋" w:hAnsi="仿宋"/>
                  <w:sz w:val="24"/>
                  <w:szCs w:val="24"/>
                </w:rPr>
                <w:id w:val="-12300172"/>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中科院百人计划</w:t>
            </w:r>
            <w:sdt>
              <w:sdtPr>
                <w:rPr>
                  <w:rFonts w:ascii="仿宋" w:eastAsia="仿宋" w:hAnsi="仿宋"/>
                  <w:sz w:val="24"/>
                  <w:szCs w:val="24"/>
                </w:rPr>
                <w:id w:val="-688444948"/>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w:t>
            </w:r>
          </w:p>
          <w:p w:rsidR="00EF33C9" w:rsidRDefault="00C03D4C">
            <w:pPr>
              <w:pStyle w:val="3"/>
              <w:spacing w:line="240" w:lineRule="auto"/>
              <w:ind w:right="-95" w:firstLine="0"/>
              <w:rPr>
                <w:rFonts w:ascii="仿宋" w:eastAsia="仿宋" w:hAnsi="仿宋" w:hint="default"/>
                <w:sz w:val="24"/>
                <w:szCs w:val="24"/>
              </w:rPr>
            </w:pPr>
            <w:r>
              <w:rPr>
                <w:rFonts w:ascii="仿宋" w:eastAsia="仿宋" w:hAnsi="仿宋"/>
                <w:sz w:val="24"/>
                <w:szCs w:val="24"/>
              </w:rPr>
              <w:t>其他</w:t>
            </w:r>
            <w:r>
              <w:rPr>
                <w:rFonts w:ascii="仿宋" w:eastAsia="仿宋" w:hAnsi="仿宋"/>
                <w:sz w:val="24"/>
                <w:szCs w:val="24"/>
                <w:u w:val="single"/>
              </w:rPr>
              <w:t xml:space="preserve">                 </w:t>
            </w:r>
            <w:r>
              <w:rPr>
                <w:rFonts w:ascii="仿宋" w:eastAsia="仿宋" w:hAnsi="仿宋"/>
                <w:sz w:val="24"/>
                <w:szCs w:val="24"/>
              </w:rPr>
              <w:t xml:space="preserve"> </w:t>
            </w:r>
          </w:p>
        </w:tc>
      </w:tr>
      <w:tr w:rsidR="00EF33C9">
        <w:trPr>
          <w:trHeight w:val="397"/>
        </w:trPr>
        <w:tc>
          <w:tcPr>
            <w:tcW w:w="1224" w:type="dxa"/>
            <w:vMerge/>
            <w:tcBorders>
              <w:left w:val="single" w:sz="4" w:space="0" w:color="auto"/>
              <w:right w:val="single" w:sz="4" w:space="0" w:color="auto"/>
            </w:tcBorders>
            <w:vAlign w:val="center"/>
          </w:tcPr>
          <w:p w:rsidR="00EF33C9" w:rsidRDefault="00EF33C9">
            <w:pPr>
              <w:widowControl/>
              <w:jc w:val="left"/>
              <w:rPr>
                <w:rFonts w:ascii="仿宋" w:eastAsia="仿宋" w:hAnsi="仿宋"/>
                <w:sz w:val="24"/>
              </w:rPr>
            </w:pPr>
          </w:p>
        </w:tc>
        <w:tc>
          <w:tcPr>
            <w:tcW w:w="1396" w:type="dxa"/>
            <w:gridSpan w:val="2"/>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教学名师</w:t>
            </w:r>
          </w:p>
        </w:tc>
        <w:tc>
          <w:tcPr>
            <w:tcW w:w="7196" w:type="dxa"/>
            <w:gridSpan w:val="8"/>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rPr>
                <w:rFonts w:ascii="Times New Roman" w:eastAsia="仿宋_GB2312" w:hint="default"/>
                <w:sz w:val="24"/>
                <w:szCs w:val="24"/>
              </w:rPr>
            </w:pPr>
            <w:r>
              <w:rPr>
                <w:rFonts w:ascii="仿宋" w:eastAsia="仿宋" w:hAnsi="仿宋"/>
                <w:sz w:val="24"/>
                <w:szCs w:val="24"/>
              </w:rPr>
              <w:t>国家级</w:t>
            </w:r>
            <w:sdt>
              <w:sdtPr>
                <w:rPr>
                  <w:rFonts w:ascii="仿宋" w:eastAsia="仿宋" w:hAnsi="仿宋"/>
                  <w:sz w:val="24"/>
                  <w:szCs w:val="24"/>
                </w:rPr>
                <w:id w:val="1519039697"/>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省级</w:t>
            </w:r>
            <w:sdt>
              <w:sdtPr>
                <w:rPr>
                  <w:rFonts w:ascii="仿宋" w:eastAsia="仿宋" w:hAnsi="仿宋"/>
                  <w:sz w:val="24"/>
                  <w:szCs w:val="24"/>
                </w:rPr>
                <w:id w:val="-1104184559"/>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校级</w:t>
            </w:r>
            <w:sdt>
              <w:sdtPr>
                <w:rPr>
                  <w:rFonts w:ascii="仿宋" w:eastAsia="仿宋" w:hAnsi="仿宋"/>
                  <w:sz w:val="24"/>
                  <w:szCs w:val="24"/>
                </w:rPr>
                <w:id w:val="1017347566"/>
                <w14:checkbox>
                  <w14:checked w14:val="0"/>
                  <w14:checkedState w14:val="0052" w14:font="Wingdings 2"/>
                  <w14:uncheckedState w14:val="00A3" w14:font="Wingdings 2"/>
                </w14:checkbox>
              </w:sdtPr>
              <w:sdtEndPr/>
              <w:sdtContent>
                <w:r>
                  <w:rPr>
                    <w:rFonts w:ascii="仿宋" w:eastAsia="仿宋" w:hAnsi="仿宋"/>
                    <w:sz w:val="24"/>
                    <w:szCs w:val="24"/>
                  </w:rPr>
                  <w:sym w:font="Wingdings 2" w:char="F0A3"/>
                </w:r>
              </w:sdtContent>
            </w:sdt>
            <w:r>
              <w:rPr>
                <w:rFonts w:ascii="仿宋" w:eastAsia="仿宋" w:hAnsi="仿宋"/>
                <w:sz w:val="24"/>
                <w:szCs w:val="24"/>
              </w:rPr>
              <w:t xml:space="preserve">  其他 </w:t>
            </w:r>
            <w:r>
              <w:rPr>
                <w:rFonts w:ascii="仿宋" w:eastAsia="仿宋" w:hAnsi="仿宋"/>
                <w:sz w:val="24"/>
                <w:szCs w:val="24"/>
                <w:u w:val="single"/>
              </w:rPr>
              <w:t xml:space="preserve">                 </w:t>
            </w:r>
          </w:p>
        </w:tc>
      </w:tr>
      <w:tr w:rsidR="00EF33C9">
        <w:trPr>
          <w:trHeight w:val="397"/>
        </w:trPr>
        <w:tc>
          <w:tcPr>
            <w:tcW w:w="1224" w:type="dxa"/>
            <w:vMerge/>
            <w:tcBorders>
              <w:left w:val="single" w:sz="4" w:space="0" w:color="auto"/>
              <w:right w:val="single" w:sz="4" w:space="0" w:color="auto"/>
            </w:tcBorders>
            <w:vAlign w:val="center"/>
          </w:tcPr>
          <w:p w:rsidR="00EF33C9" w:rsidRDefault="00EF33C9">
            <w:pPr>
              <w:widowControl/>
              <w:jc w:val="left"/>
              <w:rPr>
                <w:rFonts w:ascii="仿宋" w:eastAsia="仿宋" w:hAnsi="仿宋"/>
                <w:sz w:val="24"/>
              </w:rPr>
            </w:pPr>
          </w:p>
        </w:tc>
        <w:tc>
          <w:tcPr>
            <w:tcW w:w="1396" w:type="dxa"/>
            <w:gridSpan w:val="2"/>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地址</w:t>
            </w:r>
          </w:p>
        </w:tc>
        <w:tc>
          <w:tcPr>
            <w:tcW w:w="3264" w:type="dxa"/>
            <w:gridSpan w:val="4"/>
            <w:tcBorders>
              <w:top w:val="single" w:sz="4" w:space="0" w:color="auto"/>
              <w:left w:val="single" w:sz="4" w:space="0" w:color="auto"/>
              <w:bottom w:val="single" w:sz="4" w:space="0" w:color="auto"/>
              <w:right w:val="single" w:sz="4" w:space="0" w:color="auto"/>
            </w:tcBorders>
            <w:vAlign w:val="center"/>
          </w:tcPr>
          <w:p w:rsidR="00EF33C9" w:rsidRDefault="002D5A2E">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上海市普陀区中山北路3</w:t>
            </w:r>
            <w:r>
              <w:rPr>
                <w:rFonts w:ascii="仿宋" w:eastAsia="仿宋" w:hAnsi="仿宋" w:hint="default"/>
                <w:sz w:val="24"/>
                <w:szCs w:val="24"/>
              </w:rPr>
              <w:t>663</w:t>
            </w:r>
            <w:r>
              <w:rPr>
                <w:rFonts w:ascii="仿宋" w:eastAsia="仿宋" w:hAnsi="仿宋"/>
                <w:sz w:val="24"/>
                <w:szCs w:val="24"/>
              </w:rPr>
              <w:t>号数学馆东2</w:t>
            </w:r>
            <w:r>
              <w:rPr>
                <w:rFonts w:ascii="仿宋" w:eastAsia="仿宋" w:hAnsi="仿宋" w:hint="default"/>
                <w:sz w:val="24"/>
                <w:szCs w:val="24"/>
              </w:rPr>
              <w:t>06</w:t>
            </w:r>
          </w:p>
        </w:tc>
        <w:tc>
          <w:tcPr>
            <w:tcW w:w="1261" w:type="dxa"/>
            <w:gridSpan w:val="2"/>
            <w:tcBorders>
              <w:top w:val="single" w:sz="4" w:space="0" w:color="auto"/>
              <w:left w:val="single" w:sz="4" w:space="0" w:color="auto"/>
              <w:bottom w:val="nil"/>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邮政编码</w:t>
            </w:r>
          </w:p>
        </w:tc>
        <w:tc>
          <w:tcPr>
            <w:tcW w:w="2671" w:type="dxa"/>
            <w:gridSpan w:val="2"/>
            <w:tcBorders>
              <w:top w:val="single" w:sz="4" w:space="0" w:color="auto"/>
              <w:left w:val="single" w:sz="4" w:space="0" w:color="auto"/>
              <w:bottom w:val="nil"/>
              <w:right w:val="single" w:sz="4" w:space="0" w:color="auto"/>
            </w:tcBorders>
            <w:vAlign w:val="center"/>
          </w:tcPr>
          <w:p w:rsidR="00EF33C9" w:rsidRDefault="002D5A2E">
            <w:pPr>
              <w:pStyle w:val="3"/>
              <w:spacing w:line="240" w:lineRule="auto"/>
              <w:ind w:right="-95" w:firstLine="0"/>
              <w:jc w:val="center"/>
              <w:rPr>
                <w:rFonts w:ascii="Times New Roman" w:eastAsia="仿宋_GB2312" w:hint="default"/>
                <w:sz w:val="24"/>
                <w:szCs w:val="24"/>
              </w:rPr>
            </w:pPr>
            <w:r>
              <w:rPr>
                <w:rFonts w:ascii="Times New Roman" w:eastAsia="仿宋_GB2312"/>
                <w:sz w:val="24"/>
                <w:szCs w:val="24"/>
              </w:rPr>
              <w:t>2</w:t>
            </w:r>
            <w:r>
              <w:rPr>
                <w:rFonts w:ascii="Times New Roman" w:eastAsia="仿宋_GB2312" w:hint="default"/>
                <w:sz w:val="24"/>
                <w:szCs w:val="24"/>
              </w:rPr>
              <w:t>00062</w:t>
            </w:r>
          </w:p>
        </w:tc>
      </w:tr>
      <w:tr w:rsidR="00EF33C9">
        <w:trPr>
          <w:trHeight w:val="397"/>
        </w:trPr>
        <w:tc>
          <w:tcPr>
            <w:tcW w:w="1224" w:type="dxa"/>
            <w:vMerge/>
            <w:tcBorders>
              <w:left w:val="single" w:sz="4" w:space="0" w:color="auto"/>
              <w:right w:val="single" w:sz="4" w:space="0" w:color="auto"/>
            </w:tcBorders>
            <w:vAlign w:val="center"/>
          </w:tcPr>
          <w:p w:rsidR="00EF33C9" w:rsidRDefault="00EF33C9">
            <w:pPr>
              <w:widowControl/>
              <w:jc w:val="left"/>
              <w:rPr>
                <w:rFonts w:ascii="仿宋" w:eastAsia="仿宋" w:hAnsi="仿宋"/>
                <w:sz w:val="24"/>
              </w:rPr>
            </w:pPr>
          </w:p>
        </w:tc>
        <w:tc>
          <w:tcPr>
            <w:tcW w:w="1396" w:type="dxa"/>
            <w:gridSpan w:val="2"/>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电子邮箱</w:t>
            </w:r>
          </w:p>
        </w:tc>
        <w:tc>
          <w:tcPr>
            <w:tcW w:w="3264" w:type="dxa"/>
            <w:gridSpan w:val="4"/>
            <w:tcBorders>
              <w:top w:val="single" w:sz="4" w:space="0" w:color="auto"/>
              <w:left w:val="single" w:sz="4" w:space="0" w:color="auto"/>
              <w:bottom w:val="single" w:sz="4" w:space="0" w:color="auto"/>
              <w:right w:val="single" w:sz="4" w:space="0" w:color="auto"/>
            </w:tcBorders>
            <w:vAlign w:val="center"/>
          </w:tcPr>
          <w:p w:rsidR="00EF33C9" w:rsidRDefault="002D5A2E">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m</w:t>
            </w:r>
            <w:r>
              <w:rPr>
                <w:rFonts w:ascii="仿宋" w:eastAsia="仿宋" w:hAnsi="仿宋" w:hint="default"/>
                <w:sz w:val="24"/>
                <w:szCs w:val="24"/>
              </w:rPr>
              <w:t>wu@</w:t>
            </w:r>
            <w:r>
              <w:rPr>
                <w:rFonts w:ascii="仿宋" w:eastAsia="仿宋" w:hAnsi="仿宋"/>
                <w:sz w:val="24"/>
                <w:szCs w:val="24"/>
              </w:rPr>
              <w:t>se</w:t>
            </w:r>
            <w:r>
              <w:rPr>
                <w:rFonts w:ascii="仿宋" w:eastAsia="仿宋" w:hAnsi="仿宋" w:hint="default"/>
                <w:sz w:val="24"/>
                <w:szCs w:val="24"/>
              </w:rPr>
              <w:t>i.ecnu.edu.cn</w:t>
            </w:r>
          </w:p>
        </w:tc>
        <w:tc>
          <w:tcPr>
            <w:tcW w:w="1261" w:type="dxa"/>
            <w:gridSpan w:val="2"/>
            <w:tcBorders>
              <w:top w:val="single" w:sz="4" w:space="0" w:color="auto"/>
              <w:left w:val="single" w:sz="4" w:space="0" w:color="auto"/>
              <w:bottom w:val="nil"/>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电   话</w:t>
            </w:r>
          </w:p>
        </w:tc>
        <w:tc>
          <w:tcPr>
            <w:tcW w:w="2671" w:type="dxa"/>
            <w:gridSpan w:val="2"/>
            <w:tcBorders>
              <w:top w:val="single" w:sz="4" w:space="0" w:color="auto"/>
              <w:left w:val="single" w:sz="4" w:space="0" w:color="auto"/>
              <w:bottom w:val="nil"/>
              <w:right w:val="single" w:sz="4" w:space="0" w:color="auto"/>
            </w:tcBorders>
            <w:vAlign w:val="center"/>
          </w:tcPr>
          <w:p w:rsidR="00EF33C9" w:rsidRDefault="002D5A2E">
            <w:pPr>
              <w:pStyle w:val="3"/>
              <w:spacing w:line="240" w:lineRule="auto"/>
              <w:ind w:right="-96" w:firstLine="0"/>
              <w:jc w:val="center"/>
              <w:rPr>
                <w:rFonts w:ascii="Times New Roman" w:eastAsia="仿宋_GB2312" w:hint="default"/>
                <w:sz w:val="24"/>
                <w:szCs w:val="24"/>
              </w:rPr>
            </w:pPr>
            <w:r>
              <w:rPr>
                <w:rFonts w:ascii="Times New Roman" w:eastAsia="仿宋_GB2312" w:hint="default"/>
                <w:sz w:val="24"/>
                <w:szCs w:val="24"/>
              </w:rPr>
              <w:t>021-</w:t>
            </w:r>
            <w:r>
              <w:rPr>
                <w:rFonts w:ascii="Times New Roman" w:eastAsia="仿宋_GB2312"/>
                <w:sz w:val="24"/>
                <w:szCs w:val="24"/>
              </w:rPr>
              <w:t>6</w:t>
            </w:r>
            <w:r>
              <w:rPr>
                <w:rFonts w:ascii="Times New Roman" w:eastAsia="仿宋_GB2312" w:hint="default"/>
                <w:sz w:val="24"/>
                <w:szCs w:val="24"/>
              </w:rPr>
              <w:t>2235060</w:t>
            </w:r>
          </w:p>
        </w:tc>
      </w:tr>
      <w:tr w:rsidR="00EF33C9">
        <w:trPr>
          <w:trHeight w:val="397"/>
        </w:trPr>
        <w:tc>
          <w:tcPr>
            <w:tcW w:w="1224" w:type="dxa"/>
            <w:vMerge/>
            <w:tcBorders>
              <w:left w:val="single" w:sz="4" w:space="0" w:color="auto"/>
              <w:right w:val="single" w:sz="4" w:space="0" w:color="auto"/>
            </w:tcBorders>
            <w:vAlign w:val="center"/>
          </w:tcPr>
          <w:p w:rsidR="00EF33C9" w:rsidRDefault="00EF33C9">
            <w:pPr>
              <w:widowControl/>
              <w:jc w:val="left"/>
              <w:rPr>
                <w:rFonts w:eastAsia="仿宋_GB2312"/>
                <w:sz w:val="24"/>
              </w:rPr>
            </w:pPr>
          </w:p>
        </w:tc>
        <w:tc>
          <w:tcPr>
            <w:tcW w:w="8592" w:type="dxa"/>
            <w:gridSpan w:val="10"/>
            <w:tcBorders>
              <w:top w:val="single" w:sz="4" w:space="0" w:color="auto"/>
              <w:left w:val="single" w:sz="4" w:space="0" w:color="auto"/>
              <w:bottom w:val="single" w:sz="4" w:space="0" w:color="auto"/>
              <w:right w:val="single" w:sz="4" w:space="0" w:color="auto"/>
            </w:tcBorders>
          </w:tcPr>
          <w:p w:rsidR="00EF33C9" w:rsidRDefault="00C03D4C">
            <w:pPr>
              <w:pStyle w:val="3"/>
              <w:spacing w:line="240" w:lineRule="auto"/>
              <w:ind w:right="-95" w:firstLine="0"/>
              <w:rPr>
                <w:rFonts w:ascii="Times New Roman" w:eastAsia="仿宋" w:hint="default"/>
                <w:sz w:val="24"/>
                <w:szCs w:val="24"/>
              </w:rPr>
            </w:pPr>
            <w:r>
              <w:rPr>
                <w:rFonts w:ascii="仿宋" w:eastAsia="仿宋" w:hAnsi="仿宋"/>
                <w:b/>
                <w:bCs/>
                <w:sz w:val="24"/>
                <w:szCs w:val="24"/>
              </w:rPr>
              <w:t>个人教育背景、工作简历及社会兼职情况</w:t>
            </w:r>
          </w:p>
          <w:p w:rsidR="00EF33C9" w:rsidRPr="00383E8A" w:rsidRDefault="000C0B7A" w:rsidP="009A2A11">
            <w:pPr>
              <w:rPr>
                <w:rFonts w:eastAsia="仿宋" w:hint="eastAsia"/>
                <w:sz w:val="24"/>
              </w:rPr>
            </w:pPr>
            <w:r w:rsidRPr="00383E8A">
              <w:rPr>
                <w:rFonts w:eastAsia="仿宋"/>
                <w:sz w:val="24"/>
              </w:rPr>
              <w:t>2001.9-2005.7</w:t>
            </w:r>
            <w:r w:rsidR="00383E8A">
              <w:rPr>
                <w:rFonts w:eastAsia="仿宋" w:hint="eastAsia"/>
                <w:sz w:val="24"/>
              </w:rPr>
              <w:t>：</w:t>
            </w:r>
            <w:r w:rsidR="009A2A11" w:rsidRPr="00383E8A">
              <w:rPr>
                <w:rFonts w:eastAsia="仿宋"/>
                <w:sz w:val="24"/>
              </w:rPr>
              <w:t>中国科学院数学与系统科学研究院</w:t>
            </w:r>
            <w:r w:rsidR="00383E8A">
              <w:rPr>
                <w:rFonts w:eastAsia="仿宋" w:hint="eastAsia"/>
                <w:sz w:val="24"/>
              </w:rPr>
              <w:t>&amp;</w:t>
            </w:r>
            <w:r w:rsidR="009A2A11" w:rsidRPr="00383E8A">
              <w:rPr>
                <w:rFonts w:eastAsia="仿宋"/>
                <w:sz w:val="24"/>
              </w:rPr>
              <w:t>法国</w:t>
            </w:r>
            <w:r w:rsidR="009A2A11" w:rsidRPr="00383E8A">
              <w:rPr>
                <w:rFonts w:eastAsia="仿宋"/>
                <w:sz w:val="24"/>
              </w:rPr>
              <w:t>INRIA</w:t>
            </w:r>
            <w:r w:rsidR="009A2A11" w:rsidRPr="00383E8A">
              <w:rPr>
                <w:rFonts w:eastAsia="仿宋"/>
                <w:sz w:val="24"/>
              </w:rPr>
              <w:t>研究所，中国科学院</w:t>
            </w:r>
            <w:r w:rsidRPr="00383E8A">
              <w:rPr>
                <w:rFonts w:eastAsia="仿宋"/>
                <w:sz w:val="24"/>
              </w:rPr>
              <w:t>理学博士</w:t>
            </w:r>
            <w:r w:rsidR="00383E8A">
              <w:rPr>
                <w:rFonts w:eastAsia="仿宋" w:hint="eastAsia"/>
                <w:sz w:val="24"/>
              </w:rPr>
              <w:t>&amp;</w:t>
            </w:r>
            <w:r w:rsidR="009A2A11" w:rsidRPr="00383E8A">
              <w:rPr>
                <w:rFonts w:eastAsia="仿宋"/>
                <w:sz w:val="24"/>
              </w:rPr>
              <w:t>法国</w:t>
            </w:r>
            <w:r w:rsidR="009A2A11" w:rsidRPr="00383E8A">
              <w:rPr>
                <w:rFonts w:eastAsia="仿宋"/>
                <w:sz w:val="24"/>
              </w:rPr>
              <w:t>NICE</w:t>
            </w:r>
            <w:r w:rsidR="009A2A11" w:rsidRPr="00383E8A">
              <w:rPr>
                <w:rFonts w:eastAsia="仿宋"/>
                <w:sz w:val="24"/>
              </w:rPr>
              <w:t>大学数学博士双学位</w:t>
            </w:r>
          </w:p>
          <w:p w:rsidR="000C0B7A" w:rsidRPr="00383E8A" w:rsidRDefault="000C0B7A" w:rsidP="009A2A11">
            <w:pPr>
              <w:rPr>
                <w:rFonts w:eastAsia="仿宋"/>
                <w:sz w:val="24"/>
              </w:rPr>
            </w:pPr>
            <w:r w:rsidRPr="00383E8A">
              <w:rPr>
                <w:rFonts w:eastAsia="仿宋"/>
                <w:sz w:val="24"/>
              </w:rPr>
              <w:t>2006</w:t>
            </w:r>
            <w:r w:rsidR="00322AA0">
              <w:rPr>
                <w:rFonts w:eastAsia="仿宋"/>
                <w:sz w:val="24"/>
              </w:rPr>
              <w:t>.</w:t>
            </w:r>
            <w:r w:rsidRPr="00383E8A">
              <w:rPr>
                <w:rFonts w:eastAsia="仿宋"/>
                <w:sz w:val="24"/>
              </w:rPr>
              <w:t>2</w:t>
            </w:r>
            <w:r w:rsidRPr="00383E8A">
              <w:rPr>
                <w:rFonts w:eastAsia="仿宋"/>
                <w:sz w:val="24"/>
              </w:rPr>
              <w:t>至今</w:t>
            </w:r>
            <w:r w:rsidR="00383E8A">
              <w:rPr>
                <w:rFonts w:eastAsia="仿宋" w:hint="eastAsia"/>
                <w:sz w:val="24"/>
              </w:rPr>
              <w:t>：</w:t>
            </w:r>
            <w:r w:rsidRPr="00383E8A">
              <w:rPr>
                <w:rFonts w:eastAsia="仿宋"/>
                <w:sz w:val="24"/>
              </w:rPr>
              <w:t>华东师范大学软件工程学院</w:t>
            </w:r>
          </w:p>
          <w:p w:rsidR="000C0B7A" w:rsidRPr="000C0B7A" w:rsidRDefault="000C0B7A" w:rsidP="000C0B7A">
            <w:pPr>
              <w:rPr>
                <w:rFonts w:eastAsia="仿宋"/>
                <w:sz w:val="24"/>
              </w:rPr>
            </w:pPr>
            <w:r w:rsidRPr="000C0B7A">
              <w:rPr>
                <w:rFonts w:eastAsia="仿宋"/>
                <w:sz w:val="24"/>
              </w:rPr>
              <w:t>20167-2017.10</w:t>
            </w:r>
            <w:r w:rsidR="00383E8A">
              <w:rPr>
                <w:rFonts w:eastAsia="仿宋" w:hint="eastAsia"/>
                <w:sz w:val="24"/>
              </w:rPr>
              <w:t>：</w:t>
            </w:r>
            <w:r w:rsidRPr="000C0B7A">
              <w:rPr>
                <w:rFonts w:eastAsia="仿宋"/>
                <w:sz w:val="24"/>
              </w:rPr>
              <w:t>比利时安特卫普大学数学系，</w:t>
            </w:r>
            <w:r w:rsidRPr="00383E8A">
              <w:rPr>
                <w:rFonts w:eastAsia="仿宋"/>
                <w:sz w:val="24"/>
              </w:rPr>
              <w:t>访问</w:t>
            </w:r>
          </w:p>
          <w:p w:rsidR="000C0B7A" w:rsidRPr="000C0B7A" w:rsidRDefault="000C0B7A" w:rsidP="009A2A11">
            <w:pPr>
              <w:rPr>
                <w:rFonts w:hint="eastAsia"/>
              </w:rPr>
            </w:pPr>
            <w:r w:rsidRPr="00383E8A">
              <w:rPr>
                <w:rFonts w:eastAsia="仿宋"/>
                <w:sz w:val="24"/>
              </w:rPr>
              <w:t>2014.9-2015.9</w:t>
            </w:r>
            <w:r w:rsidR="00383E8A">
              <w:rPr>
                <w:rFonts w:eastAsia="仿宋" w:hint="eastAsia"/>
                <w:sz w:val="24"/>
              </w:rPr>
              <w:t>：</w:t>
            </w:r>
            <w:r w:rsidRPr="00383E8A">
              <w:rPr>
                <w:rFonts w:eastAsia="仿宋"/>
                <w:sz w:val="24"/>
              </w:rPr>
              <w:t>比利时安特卫普大学数学系，</w:t>
            </w:r>
            <w:r w:rsidRPr="00383E8A">
              <w:rPr>
                <w:rFonts w:eastAsia="仿宋"/>
                <w:sz w:val="24"/>
              </w:rPr>
              <w:t>访问</w:t>
            </w:r>
          </w:p>
        </w:tc>
      </w:tr>
      <w:tr w:rsidR="00EF33C9">
        <w:trPr>
          <w:trHeight w:val="397"/>
        </w:trPr>
        <w:tc>
          <w:tcPr>
            <w:tcW w:w="1224" w:type="dxa"/>
            <w:vMerge/>
            <w:tcBorders>
              <w:left w:val="single" w:sz="4" w:space="0" w:color="auto"/>
              <w:right w:val="single" w:sz="4" w:space="0" w:color="auto"/>
            </w:tcBorders>
            <w:vAlign w:val="center"/>
          </w:tcPr>
          <w:p w:rsidR="00EF33C9" w:rsidRDefault="00EF33C9">
            <w:pPr>
              <w:widowControl/>
              <w:jc w:val="left"/>
              <w:rPr>
                <w:rFonts w:eastAsia="仿宋_GB2312"/>
                <w:sz w:val="24"/>
              </w:rPr>
            </w:pPr>
          </w:p>
        </w:tc>
        <w:tc>
          <w:tcPr>
            <w:tcW w:w="8592" w:type="dxa"/>
            <w:gridSpan w:val="10"/>
            <w:tcBorders>
              <w:top w:val="single" w:sz="4" w:space="0" w:color="auto"/>
              <w:left w:val="single" w:sz="4" w:space="0" w:color="auto"/>
              <w:bottom w:val="single" w:sz="4" w:space="0" w:color="auto"/>
              <w:right w:val="single" w:sz="4" w:space="0" w:color="auto"/>
            </w:tcBorders>
          </w:tcPr>
          <w:p w:rsidR="00EF33C9" w:rsidRDefault="00C03D4C">
            <w:pPr>
              <w:pStyle w:val="3"/>
              <w:spacing w:line="240" w:lineRule="auto"/>
              <w:ind w:right="-95" w:firstLine="0"/>
              <w:rPr>
                <w:rFonts w:ascii="仿宋" w:eastAsia="仿宋" w:hAnsi="仿宋" w:hint="default"/>
                <w:b/>
                <w:bCs/>
                <w:sz w:val="24"/>
                <w:szCs w:val="24"/>
              </w:rPr>
            </w:pPr>
            <w:r>
              <w:rPr>
                <w:rFonts w:ascii="仿宋" w:eastAsia="仿宋" w:hAnsi="仿宋"/>
                <w:b/>
                <w:bCs/>
                <w:sz w:val="24"/>
                <w:szCs w:val="24"/>
              </w:rPr>
              <w:t>主要教学经历（授课名称、起止时间、授课对象、授课学时、教学及课程建设获奖情况等）</w:t>
            </w:r>
          </w:p>
          <w:p w:rsidR="00CC5602" w:rsidRPr="005A3138" w:rsidRDefault="00CC5602">
            <w:pPr>
              <w:pStyle w:val="3"/>
              <w:spacing w:line="240" w:lineRule="auto"/>
              <w:ind w:right="-95" w:firstLine="0"/>
              <w:rPr>
                <w:rFonts w:ascii="Times New Roman" w:eastAsia="仿宋_GB2312"/>
                <w:sz w:val="24"/>
                <w:szCs w:val="24"/>
              </w:rPr>
            </w:pPr>
            <w:r>
              <w:rPr>
                <w:rFonts w:ascii="Times New Roman" w:eastAsia="仿宋_GB2312"/>
                <w:sz w:val="24"/>
                <w:szCs w:val="24"/>
              </w:rPr>
              <w:t>自</w:t>
            </w:r>
            <w:r>
              <w:rPr>
                <w:rFonts w:ascii="Times New Roman" w:eastAsia="仿宋_GB2312"/>
                <w:sz w:val="24"/>
                <w:szCs w:val="24"/>
              </w:rPr>
              <w:t>2</w:t>
            </w:r>
            <w:r>
              <w:rPr>
                <w:rFonts w:ascii="Times New Roman" w:eastAsia="仿宋_GB2312" w:hint="default"/>
                <w:sz w:val="24"/>
                <w:szCs w:val="24"/>
              </w:rPr>
              <w:t>017</w:t>
            </w:r>
            <w:r>
              <w:rPr>
                <w:rFonts w:ascii="Times New Roman" w:eastAsia="仿宋_GB2312"/>
                <w:sz w:val="24"/>
                <w:szCs w:val="24"/>
              </w:rPr>
              <w:t>年起每年春季学期</w:t>
            </w:r>
            <w:r>
              <w:rPr>
                <w:rFonts w:ascii="Times New Roman" w:eastAsia="仿宋_GB2312"/>
                <w:sz w:val="24"/>
                <w:szCs w:val="24"/>
              </w:rPr>
              <w:t>：《</w:t>
            </w:r>
            <w:r>
              <w:rPr>
                <w:rFonts w:ascii="Times New Roman" w:eastAsia="仿宋_GB2312"/>
                <w:sz w:val="24"/>
                <w:szCs w:val="24"/>
              </w:rPr>
              <w:t>人工智能的数学思维》</w:t>
            </w:r>
            <w:r>
              <w:rPr>
                <w:rFonts w:ascii="Times New Roman" w:eastAsia="仿宋_GB2312"/>
                <w:sz w:val="24"/>
                <w:szCs w:val="24"/>
              </w:rPr>
              <w:t>，本科生，</w:t>
            </w:r>
            <w:r>
              <w:rPr>
                <w:rFonts w:ascii="Times New Roman" w:eastAsia="仿宋_GB2312"/>
                <w:sz w:val="24"/>
                <w:szCs w:val="24"/>
              </w:rPr>
              <w:t>1</w:t>
            </w:r>
            <w:r>
              <w:rPr>
                <w:rFonts w:ascii="Times New Roman" w:eastAsia="仿宋_GB2312" w:hint="default"/>
                <w:sz w:val="24"/>
                <w:szCs w:val="24"/>
              </w:rPr>
              <w:t>8</w:t>
            </w:r>
            <w:r>
              <w:rPr>
                <w:rFonts w:ascii="Times New Roman" w:eastAsia="仿宋_GB2312"/>
                <w:sz w:val="24"/>
                <w:szCs w:val="24"/>
              </w:rPr>
              <w:t>学时；</w:t>
            </w:r>
            <w:r w:rsidRPr="00F152C5">
              <w:rPr>
                <w:rFonts w:eastAsia="仿宋_GB2312"/>
                <w:sz w:val="24"/>
              </w:rPr>
              <w:t>2024</w:t>
            </w:r>
            <w:r w:rsidRPr="00F152C5">
              <w:rPr>
                <w:rFonts w:eastAsia="仿宋_GB2312"/>
                <w:sz w:val="24"/>
              </w:rPr>
              <w:t>年，本项目团队申报的《人工智能的数学思维》获得第四届上海市高校教学教学创新大赛华东师范大学校内选拔赛新工科组一等奖</w:t>
            </w:r>
            <w:r w:rsidR="005A3138">
              <w:rPr>
                <w:rFonts w:eastAsia="仿宋_GB2312"/>
                <w:sz w:val="24"/>
              </w:rPr>
              <w:t>;</w:t>
            </w:r>
            <w:r w:rsidR="005A3138">
              <w:rPr>
                <w:rFonts w:eastAsia="仿宋_GB2312" w:hint="default"/>
                <w:sz w:val="24"/>
              </w:rPr>
              <w:t>2025</w:t>
            </w:r>
            <w:r w:rsidR="005A3138">
              <w:rPr>
                <w:rFonts w:eastAsia="仿宋_GB2312"/>
                <w:sz w:val="24"/>
              </w:rPr>
              <w:t>年入选</w:t>
            </w:r>
            <w:r w:rsidR="005A3138" w:rsidRPr="005A3138">
              <w:rPr>
                <w:rFonts w:eastAsia="仿宋_GB2312"/>
                <w:bCs/>
                <w:sz w:val="24"/>
              </w:rPr>
              <w:t>华东师范大学通识教育</w:t>
            </w:r>
            <w:r w:rsidR="005A3138">
              <w:rPr>
                <w:rFonts w:eastAsia="仿宋_GB2312"/>
                <w:bCs/>
                <w:sz w:val="24"/>
              </w:rPr>
              <w:t>课程。</w:t>
            </w:r>
          </w:p>
          <w:p w:rsidR="00CC5602" w:rsidRPr="00F2502C" w:rsidRDefault="00CC5602">
            <w:pPr>
              <w:pStyle w:val="3"/>
              <w:spacing w:line="240" w:lineRule="auto"/>
              <w:ind w:right="-95" w:firstLine="0"/>
              <w:rPr>
                <w:rFonts w:ascii="仿宋" w:eastAsia="仿宋" w:hAnsi="仿宋"/>
                <w:bCs/>
                <w:sz w:val="24"/>
              </w:rPr>
            </w:pPr>
            <w:r>
              <w:rPr>
                <w:rFonts w:ascii="Times New Roman" w:eastAsia="仿宋_GB2312"/>
                <w:sz w:val="24"/>
                <w:szCs w:val="24"/>
              </w:rPr>
              <w:t>自</w:t>
            </w:r>
            <w:r>
              <w:rPr>
                <w:rFonts w:ascii="Times New Roman" w:eastAsia="仿宋_GB2312"/>
                <w:sz w:val="24"/>
                <w:szCs w:val="24"/>
              </w:rPr>
              <w:t>2</w:t>
            </w:r>
            <w:r>
              <w:rPr>
                <w:rFonts w:ascii="Times New Roman" w:eastAsia="仿宋_GB2312" w:hint="default"/>
                <w:sz w:val="24"/>
                <w:szCs w:val="24"/>
              </w:rPr>
              <w:t>0</w:t>
            </w:r>
            <w:r>
              <w:rPr>
                <w:rFonts w:ascii="Times New Roman" w:eastAsia="仿宋_GB2312" w:hint="default"/>
                <w:sz w:val="24"/>
                <w:szCs w:val="24"/>
              </w:rPr>
              <w:t>06</w:t>
            </w:r>
            <w:r>
              <w:rPr>
                <w:rFonts w:ascii="Times New Roman" w:eastAsia="仿宋_GB2312"/>
                <w:sz w:val="24"/>
                <w:szCs w:val="24"/>
              </w:rPr>
              <w:t>年起每年秋季学期</w:t>
            </w:r>
            <w:r>
              <w:rPr>
                <w:rFonts w:ascii="Times New Roman" w:eastAsia="仿宋_GB2312"/>
                <w:sz w:val="24"/>
                <w:szCs w:val="24"/>
              </w:rPr>
              <w:t>：《</w:t>
            </w:r>
            <w:r w:rsidR="00892795">
              <w:rPr>
                <w:rFonts w:ascii="Times New Roman" w:eastAsia="仿宋_GB2312"/>
                <w:sz w:val="24"/>
                <w:szCs w:val="24"/>
              </w:rPr>
              <w:t>线性代数</w:t>
            </w:r>
            <w:r>
              <w:rPr>
                <w:rFonts w:ascii="Times New Roman" w:eastAsia="仿宋_GB2312"/>
                <w:sz w:val="24"/>
                <w:szCs w:val="24"/>
              </w:rPr>
              <w:t>》</w:t>
            </w:r>
            <w:r>
              <w:rPr>
                <w:rFonts w:ascii="Times New Roman" w:eastAsia="仿宋_GB2312"/>
                <w:sz w:val="24"/>
                <w:szCs w:val="24"/>
              </w:rPr>
              <w:t>，本科生，</w:t>
            </w:r>
            <w:r>
              <w:rPr>
                <w:rFonts w:ascii="Times New Roman" w:eastAsia="仿宋_GB2312" w:hint="default"/>
                <w:sz w:val="24"/>
                <w:szCs w:val="24"/>
              </w:rPr>
              <w:t>54</w:t>
            </w:r>
            <w:r>
              <w:rPr>
                <w:rFonts w:ascii="Times New Roman" w:eastAsia="仿宋_GB2312"/>
                <w:sz w:val="24"/>
                <w:szCs w:val="24"/>
              </w:rPr>
              <w:t>学时</w:t>
            </w:r>
            <w:r w:rsidR="00F2502C">
              <w:rPr>
                <w:rFonts w:ascii="Times New Roman" w:eastAsia="仿宋_GB2312"/>
                <w:sz w:val="24"/>
                <w:szCs w:val="24"/>
              </w:rPr>
              <w:t>;</w:t>
            </w:r>
            <w:r w:rsidR="005A3138">
              <w:rPr>
                <w:rFonts w:ascii="Times New Roman" w:eastAsia="仿宋_GB2312" w:hint="default"/>
                <w:sz w:val="24"/>
                <w:szCs w:val="24"/>
              </w:rPr>
              <w:t xml:space="preserve"> 2022</w:t>
            </w:r>
            <w:r w:rsidR="005A3138">
              <w:rPr>
                <w:rFonts w:ascii="Times New Roman" w:eastAsia="仿宋_GB2312"/>
                <w:sz w:val="24"/>
                <w:szCs w:val="24"/>
              </w:rPr>
              <w:t>年</w:t>
            </w:r>
            <w:r w:rsidR="00F2502C" w:rsidRPr="00F2502C">
              <w:rPr>
                <w:rFonts w:ascii="仿宋" w:eastAsia="仿宋" w:hAnsi="仿宋"/>
                <w:bCs/>
                <w:sz w:val="24"/>
              </w:rPr>
              <w:t>华东师范大学教学改革与研究项目</w:t>
            </w:r>
            <w:r w:rsidR="00F2502C">
              <w:rPr>
                <w:rFonts w:ascii="仿宋" w:eastAsia="仿宋" w:hAnsi="仿宋" w:hint="default"/>
                <w:bCs/>
                <w:sz w:val="24"/>
              </w:rPr>
              <w:t>;</w:t>
            </w:r>
            <w:r w:rsidR="005A3138">
              <w:rPr>
                <w:rFonts w:ascii="仿宋" w:eastAsia="仿宋" w:hAnsi="仿宋" w:hint="default"/>
                <w:bCs/>
                <w:sz w:val="24"/>
              </w:rPr>
              <w:t>2023</w:t>
            </w:r>
            <w:r w:rsidR="005A3138">
              <w:rPr>
                <w:rFonts w:ascii="仿宋" w:eastAsia="仿宋" w:hAnsi="仿宋"/>
                <w:bCs/>
                <w:sz w:val="24"/>
              </w:rPr>
              <w:t>年</w:t>
            </w:r>
            <w:r w:rsidR="00F2502C" w:rsidRPr="00F2502C">
              <w:rPr>
                <w:rFonts w:ascii="仿宋" w:eastAsia="仿宋" w:hAnsi="仿宋"/>
                <w:bCs/>
                <w:sz w:val="24"/>
              </w:rPr>
              <w:t>华东师范大学课程思政示范课程培育项目</w:t>
            </w:r>
          </w:p>
          <w:p w:rsidR="00892795" w:rsidRDefault="00CC5602">
            <w:pPr>
              <w:pStyle w:val="3"/>
              <w:spacing w:line="240" w:lineRule="auto"/>
              <w:ind w:right="-95" w:firstLine="0"/>
              <w:rPr>
                <w:rFonts w:ascii="Times New Roman" w:eastAsia="仿宋_GB2312"/>
                <w:sz w:val="24"/>
                <w:szCs w:val="24"/>
              </w:rPr>
            </w:pPr>
            <w:r>
              <w:rPr>
                <w:rFonts w:ascii="Times New Roman" w:eastAsia="仿宋_GB2312"/>
                <w:sz w:val="24"/>
                <w:szCs w:val="24"/>
              </w:rPr>
              <w:t>自</w:t>
            </w:r>
            <w:r>
              <w:rPr>
                <w:rFonts w:ascii="Times New Roman" w:eastAsia="仿宋_GB2312"/>
                <w:sz w:val="24"/>
                <w:szCs w:val="24"/>
              </w:rPr>
              <w:t>2</w:t>
            </w:r>
            <w:r>
              <w:rPr>
                <w:rFonts w:ascii="Times New Roman" w:eastAsia="仿宋_GB2312" w:hint="default"/>
                <w:sz w:val="24"/>
                <w:szCs w:val="24"/>
              </w:rPr>
              <w:t>0</w:t>
            </w:r>
            <w:r>
              <w:rPr>
                <w:rFonts w:ascii="Times New Roman" w:eastAsia="仿宋_GB2312" w:hint="default"/>
                <w:sz w:val="24"/>
                <w:szCs w:val="24"/>
              </w:rPr>
              <w:t>06</w:t>
            </w:r>
            <w:r>
              <w:rPr>
                <w:rFonts w:ascii="Times New Roman" w:eastAsia="仿宋_GB2312"/>
                <w:sz w:val="24"/>
                <w:szCs w:val="24"/>
              </w:rPr>
              <w:t>年起每年秋季学期</w:t>
            </w:r>
            <w:r>
              <w:rPr>
                <w:rFonts w:ascii="Times New Roman" w:eastAsia="仿宋_GB2312"/>
                <w:sz w:val="24"/>
                <w:szCs w:val="24"/>
              </w:rPr>
              <w:t>：</w:t>
            </w:r>
            <w:r>
              <w:rPr>
                <w:rFonts w:ascii="Times New Roman" w:eastAsia="仿宋_GB2312"/>
                <w:sz w:val="24"/>
                <w:szCs w:val="24"/>
              </w:rPr>
              <w:t>《概率论与数理统计》</w:t>
            </w:r>
            <w:r>
              <w:rPr>
                <w:rFonts w:ascii="Times New Roman" w:eastAsia="仿宋_GB2312"/>
                <w:sz w:val="24"/>
                <w:szCs w:val="24"/>
              </w:rPr>
              <w:t>，</w:t>
            </w:r>
            <w:r>
              <w:rPr>
                <w:rFonts w:ascii="Times New Roman" w:eastAsia="仿宋_GB2312"/>
                <w:sz w:val="24"/>
                <w:szCs w:val="24"/>
              </w:rPr>
              <w:t>本科生，</w:t>
            </w:r>
            <w:r>
              <w:rPr>
                <w:rFonts w:ascii="Times New Roman" w:eastAsia="仿宋_GB2312" w:hint="default"/>
                <w:sz w:val="24"/>
                <w:szCs w:val="24"/>
              </w:rPr>
              <w:t>54</w:t>
            </w:r>
            <w:r>
              <w:rPr>
                <w:rFonts w:ascii="Times New Roman" w:eastAsia="仿宋_GB2312"/>
                <w:sz w:val="24"/>
                <w:szCs w:val="24"/>
              </w:rPr>
              <w:t>学时</w:t>
            </w:r>
          </w:p>
          <w:p w:rsidR="00B85C81" w:rsidRPr="00CC5602" w:rsidRDefault="00CC5602">
            <w:pPr>
              <w:pStyle w:val="3"/>
              <w:spacing w:line="240" w:lineRule="auto"/>
              <w:ind w:right="-95" w:firstLine="0"/>
              <w:rPr>
                <w:rFonts w:ascii="Times New Roman" w:eastAsia="仿宋_GB2312"/>
                <w:sz w:val="24"/>
                <w:szCs w:val="24"/>
              </w:rPr>
            </w:pPr>
            <w:r>
              <w:rPr>
                <w:rFonts w:ascii="Times New Roman" w:eastAsia="仿宋_GB2312"/>
                <w:sz w:val="24"/>
                <w:szCs w:val="24"/>
              </w:rPr>
              <w:t>2</w:t>
            </w:r>
            <w:r>
              <w:rPr>
                <w:rFonts w:ascii="Times New Roman" w:eastAsia="仿宋_GB2312" w:hint="default"/>
                <w:sz w:val="24"/>
                <w:szCs w:val="24"/>
              </w:rPr>
              <w:t>0</w:t>
            </w:r>
            <w:r w:rsidR="00D67A7A">
              <w:rPr>
                <w:rFonts w:ascii="Times New Roman" w:eastAsia="仿宋_GB2312" w:hint="default"/>
                <w:sz w:val="24"/>
                <w:szCs w:val="24"/>
              </w:rPr>
              <w:t>09</w:t>
            </w:r>
            <w:r w:rsidR="00D67A7A">
              <w:rPr>
                <w:rFonts w:ascii="Times New Roman" w:eastAsia="仿宋_GB2312"/>
                <w:sz w:val="24"/>
                <w:szCs w:val="24"/>
              </w:rPr>
              <w:t>-2</w:t>
            </w:r>
            <w:r w:rsidR="00D67A7A">
              <w:rPr>
                <w:rFonts w:ascii="Times New Roman" w:eastAsia="仿宋_GB2312" w:hint="default"/>
                <w:sz w:val="24"/>
                <w:szCs w:val="24"/>
              </w:rPr>
              <w:t>014</w:t>
            </w:r>
            <w:r w:rsidR="00D67A7A">
              <w:rPr>
                <w:rFonts w:ascii="Times New Roman" w:eastAsia="仿宋_GB2312"/>
                <w:sz w:val="24"/>
                <w:szCs w:val="24"/>
              </w:rPr>
              <w:t>，</w:t>
            </w:r>
            <w:r w:rsidR="00D67A7A">
              <w:rPr>
                <w:rFonts w:ascii="Times New Roman" w:eastAsia="仿宋_GB2312"/>
                <w:sz w:val="24"/>
                <w:szCs w:val="24"/>
              </w:rPr>
              <w:t>2</w:t>
            </w:r>
            <w:r w:rsidR="00D67A7A">
              <w:rPr>
                <w:rFonts w:ascii="Times New Roman" w:eastAsia="仿宋_GB2312" w:hint="default"/>
                <w:sz w:val="24"/>
                <w:szCs w:val="24"/>
              </w:rPr>
              <w:t>023</w:t>
            </w:r>
            <w:r w:rsidR="00D67A7A">
              <w:rPr>
                <w:rFonts w:ascii="Times New Roman" w:eastAsia="仿宋_GB2312"/>
                <w:sz w:val="24"/>
                <w:szCs w:val="24"/>
              </w:rPr>
              <w:t>，</w:t>
            </w:r>
            <w:r w:rsidR="00D67A7A">
              <w:rPr>
                <w:rFonts w:ascii="Times New Roman" w:eastAsia="仿宋_GB2312"/>
                <w:sz w:val="24"/>
                <w:szCs w:val="24"/>
              </w:rPr>
              <w:t>2</w:t>
            </w:r>
            <w:r w:rsidR="00D67A7A">
              <w:rPr>
                <w:rFonts w:ascii="Times New Roman" w:eastAsia="仿宋_GB2312" w:hint="default"/>
                <w:sz w:val="24"/>
                <w:szCs w:val="24"/>
              </w:rPr>
              <w:t>024</w:t>
            </w:r>
            <w:r>
              <w:rPr>
                <w:rFonts w:ascii="Times New Roman" w:eastAsia="仿宋_GB2312"/>
                <w:sz w:val="24"/>
                <w:szCs w:val="24"/>
              </w:rPr>
              <w:t>年每年秋季学期</w:t>
            </w:r>
            <w:r>
              <w:rPr>
                <w:rFonts w:ascii="Times New Roman" w:eastAsia="仿宋_GB2312"/>
                <w:sz w:val="24"/>
                <w:szCs w:val="24"/>
              </w:rPr>
              <w:t>：《数学建模</w:t>
            </w:r>
            <w:r>
              <w:rPr>
                <w:rFonts w:ascii="Times New Roman" w:eastAsia="仿宋_GB2312"/>
                <w:sz w:val="24"/>
                <w:szCs w:val="24"/>
              </w:rPr>
              <w:t>》</w:t>
            </w:r>
            <w:r>
              <w:rPr>
                <w:rFonts w:ascii="Times New Roman" w:eastAsia="仿宋_GB2312"/>
                <w:sz w:val="24"/>
                <w:szCs w:val="24"/>
              </w:rPr>
              <w:t>，</w:t>
            </w:r>
            <w:r>
              <w:rPr>
                <w:rFonts w:ascii="Times New Roman" w:eastAsia="仿宋_GB2312"/>
                <w:sz w:val="24"/>
                <w:szCs w:val="24"/>
              </w:rPr>
              <w:t>本科生，</w:t>
            </w:r>
            <w:r>
              <w:rPr>
                <w:rFonts w:ascii="Times New Roman" w:eastAsia="仿宋_GB2312" w:hint="default"/>
                <w:sz w:val="24"/>
                <w:szCs w:val="24"/>
              </w:rPr>
              <w:t>36</w:t>
            </w:r>
            <w:r>
              <w:rPr>
                <w:rFonts w:ascii="Times New Roman" w:eastAsia="仿宋_GB2312"/>
                <w:sz w:val="24"/>
                <w:szCs w:val="24"/>
              </w:rPr>
              <w:t>学时</w:t>
            </w:r>
          </w:p>
          <w:p w:rsidR="0022741C" w:rsidRPr="00D67A7A" w:rsidRDefault="00CC5602" w:rsidP="00D67A7A">
            <w:pPr>
              <w:pStyle w:val="3"/>
              <w:spacing w:line="240" w:lineRule="auto"/>
              <w:ind w:right="-95" w:firstLine="0"/>
              <w:rPr>
                <w:rFonts w:ascii="Times New Roman" w:eastAsia="仿宋_GB2312" w:hint="default"/>
                <w:sz w:val="24"/>
                <w:szCs w:val="24"/>
              </w:rPr>
            </w:pPr>
            <w:r>
              <w:rPr>
                <w:rFonts w:ascii="Times New Roman" w:eastAsia="仿宋_GB2312"/>
                <w:sz w:val="24"/>
                <w:szCs w:val="24"/>
              </w:rPr>
              <w:t>自</w:t>
            </w:r>
            <w:r>
              <w:rPr>
                <w:rFonts w:ascii="Times New Roman" w:eastAsia="仿宋_GB2312"/>
                <w:sz w:val="24"/>
                <w:szCs w:val="24"/>
              </w:rPr>
              <w:t>2</w:t>
            </w:r>
            <w:r>
              <w:rPr>
                <w:rFonts w:ascii="Times New Roman" w:eastAsia="仿宋_GB2312" w:hint="default"/>
                <w:sz w:val="24"/>
                <w:szCs w:val="24"/>
              </w:rPr>
              <w:t>0</w:t>
            </w:r>
            <w:r w:rsidR="00D67A7A">
              <w:rPr>
                <w:rFonts w:ascii="Times New Roman" w:eastAsia="仿宋_GB2312" w:hint="default"/>
                <w:sz w:val="24"/>
                <w:szCs w:val="24"/>
              </w:rPr>
              <w:t>20</w:t>
            </w:r>
            <w:r>
              <w:rPr>
                <w:rFonts w:ascii="Times New Roman" w:eastAsia="仿宋_GB2312"/>
                <w:sz w:val="24"/>
                <w:szCs w:val="24"/>
              </w:rPr>
              <w:t>年起每年春季学期</w:t>
            </w:r>
            <w:r>
              <w:rPr>
                <w:rFonts w:ascii="Times New Roman" w:eastAsia="仿宋_GB2312"/>
                <w:sz w:val="24"/>
                <w:szCs w:val="24"/>
              </w:rPr>
              <w:t>：《科学计算导论</w:t>
            </w:r>
            <w:r>
              <w:rPr>
                <w:rFonts w:ascii="Times New Roman" w:eastAsia="仿宋_GB2312"/>
                <w:sz w:val="24"/>
                <w:szCs w:val="24"/>
              </w:rPr>
              <w:t>》</w:t>
            </w:r>
            <w:r>
              <w:rPr>
                <w:rFonts w:ascii="Times New Roman" w:eastAsia="仿宋_GB2312"/>
                <w:sz w:val="24"/>
                <w:szCs w:val="24"/>
              </w:rPr>
              <w:t>，研究生，</w:t>
            </w:r>
            <w:r>
              <w:rPr>
                <w:rFonts w:ascii="Times New Roman" w:eastAsia="仿宋_GB2312"/>
                <w:sz w:val="24"/>
                <w:szCs w:val="24"/>
              </w:rPr>
              <w:t>5</w:t>
            </w:r>
            <w:r>
              <w:rPr>
                <w:rFonts w:ascii="Times New Roman" w:eastAsia="仿宋_GB2312" w:hint="default"/>
                <w:sz w:val="24"/>
                <w:szCs w:val="24"/>
              </w:rPr>
              <w:t>4</w:t>
            </w:r>
            <w:r>
              <w:rPr>
                <w:rFonts w:ascii="Times New Roman" w:eastAsia="仿宋_GB2312"/>
                <w:sz w:val="24"/>
                <w:szCs w:val="24"/>
              </w:rPr>
              <w:t>学时</w:t>
            </w:r>
          </w:p>
        </w:tc>
      </w:tr>
      <w:tr w:rsidR="00EF33C9">
        <w:trPr>
          <w:trHeight w:val="397"/>
        </w:trPr>
        <w:tc>
          <w:tcPr>
            <w:tcW w:w="1224" w:type="dxa"/>
            <w:vMerge/>
            <w:tcBorders>
              <w:left w:val="single" w:sz="4" w:space="0" w:color="auto"/>
              <w:right w:val="single" w:sz="4" w:space="0" w:color="auto"/>
            </w:tcBorders>
            <w:vAlign w:val="center"/>
          </w:tcPr>
          <w:p w:rsidR="00EF33C9" w:rsidRDefault="00EF33C9">
            <w:pPr>
              <w:widowControl/>
              <w:jc w:val="left"/>
              <w:rPr>
                <w:rFonts w:eastAsia="仿宋_GB2312"/>
                <w:sz w:val="24"/>
              </w:rPr>
            </w:pPr>
          </w:p>
        </w:tc>
        <w:tc>
          <w:tcPr>
            <w:tcW w:w="8592" w:type="dxa"/>
            <w:gridSpan w:val="10"/>
            <w:tcBorders>
              <w:top w:val="single" w:sz="4" w:space="0" w:color="auto"/>
              <w:left w:val="single" w:sz="4" w:space="0" w:color="auto"/>
              <w:bottom w:val="single" w:sz="4" w:space="0" w:color="auto"/>
              <w:right w:val="single" w:sz="4" w:space="0" w:color="auto"/>
            </w:tcBorders>
          </w:tcPr>
          <w:p w:rsidR="00F2502C" w:rsidRDefault="00C03D4C" w:rsidP="00F2502C">
            <w:pPr>
              <w:pStyle w:val="3"/>
              <w:spacing w:line="240" w:lineRule="auto"/>
              <w:ind w:right="-95" w:firstLine="0"/>
              <w:rPr>
                <w:rFonts w:ascii="仿宋" w:eastAsia="仿宋" w:hAnsi="仿宋" w:hint="default"/>
                <w:b/>
                <w:sz w:val="24"/>
                <w:szCs w:val="24"/>
              </w:rPr>
            </w:pPr>
            <w:r>
              <w:rPr>
                <w:rFonts w:ascii="仿宋" w:eastAsia="仿宋" w:hAnsi="仿宋"/>
                <w:b/>
                <w:sz w:val="24"/>
                <w:szCs w:val="24"/>
              </w:rPr>
              <w:t>主要教学、科研项目及获奖情况等（只列省部级及以上情况）</w:t>
            </w:r>
          </w:p>
          <w:p w:rsidR="001748CC" w:rsidRPr="001748CC" w:rsidRDefault="009A2A11" w:rsidP="00F64A6D">
            <w:pPr>
              <w:pStyle w:val="3"/>
              <w:spacing w:line="240" w:lineRule="auto"/>
              <w:ind w:right="-95" w:firstLine="0"/>
              <w:rPr>
                <w:rFonts w:ascii="Times New Roman" w:eastAsia="仿宋" w:hint="default"/>
                <w:sz w:val="24"/>
                <w:szCs w:val="24"/>
              </w:rPr>
            </w:pPr>
            <w:r w:rsidRPr="001748CC">
              <w:rPr>
                <w:rFonts w:ascii="Times New Roman" w:eastAsia="仿宋" w:hint="default"/>
                <w:sz w:val="24"/>
                <w:szCs w:val="24"/>
              </w:rPr>
              <w:t>主持国家自然科学基金面上项目</w:t>
            </w:r>
            <w:r w:rsidRPr="001748CC">
              <w:rPr>
                <w:rFonts w:ascii="Times New Roman" w:eastAsia="仿宋" w:hint="default"/>
                <w:sz w:val="24"/>
                <w:szCs w:val="24"/>
              </w:rPr>
              <w:t>1</w:t>
            </w:r>
            <w:r w:rsidRPr="001748CC">
              <w:rPr>
                <w:rFonts w:ascii="Times New Roman" w:eastAsia="仿宋" w:hint="default"/>
                <w:sz w:val="24"/>
                <w:szCs w:val="24"/>
              </w:rPr>
              <w:t>项、国家自然科学基金青年基金</w:t>
            </w:r>
            <w:r w:rsidRPr="001748CC">
              <w:rPr>
                <w:rFonts w:ascii="Times New Roman" w:eastAsia="仿宋" w:hint="default"/>
                <w:sz w:val="24"/>
                <w:szCs w:val="24"/>
              </w:rPr>
              <w:t>1</w:t>
            </w:r>
            <w:r w:rsidRPr="001748CC">
              <w:rPr>
                <w:rFonts w:ascii="Times New Roman" w:eastAsia="仿宋" w:hint="default"/>
                <w:sz w:val="24"/>
                <w:szCs w:val="24"/>
              </w:rPr>
              <w:t>项，并作为骨干成员参与了国家自然科学基金重大研究计划培育项目</w:t>
            </w:r>
            <w:r w:rsidRPr="001748CC">
              <w:rPr>
                <w:rFonts w:ascii="Times New Roman" w:eastAsia="仿宋" w:hint="default"/>
                <w:sz w:val="24"/>
                <w:szCs w:val="24"/>
              </w:rPr>
              <w:t>“</w:t>
            </w:r>
            <w:r w:rsidRPr="001748CC">
              <w:rPr>
                <w:rFonts w:ascii="Times New Roman" w:eastAsia="仿宋" w:hint="default"/>
                <w:sz w:val="24"/>
                <w:szCs w:val="24"/>
              </w:rPr>
              <w:t>计算机代数的我国高速铁路控制系统标准</w:t>
            </w:r>
            <w:r w:rsidRPr="001748CC">
              <w:rPr>
                <w:rFonts w:ascii="Times New Roman" w:eastAsia="仿宋" w:hint="default"/>
                <w:sz w:val="24"/>
                <w:szCs w:val="24"/>
              </w:rPr>
              <w:t>CTCS-3/4</w:t>
            </w:r>
            <w:r w:rsidRPr="001748CC">
              <w:rPr>
                <w:rFonts w:ascii="Times New Roman" w:eastAsia="仿宋" w:hint="default"/>
                <w:sz w:val="24"/>
                <w:szCs w:val="24"/>
              </w:rPr>
              <w:t>的分析与验证</w:t>
            </w:r>
            <w:r w:rsidRPr="001748CC">
              <w:rPr>
                <w:rFonts w:ascii="Times New Roman" w:eastAsia="仿宋" w:hint="default"/>
                <w:sz w:val="24"/>
                <w:szCs w:val="24"/>
              </w:rPr>
              <w:t>”</w:t>
            </w:r>
            <w:r w:rsidRPr="001748CC">
              <w:rPr>
                <w:rFonts w:ascii="Times New Roman" w:eastAsia="仿宋" w:hint="default"/>
                <w:sz w:val="24"/>
                <w:szCs w:val="24"/>
              </w:rPr>
              <w:t>、创新研究群体科学基金</w:t>
            </w:r>
            <w:r w:rsidRPr="001748CC">
              <w:rPr>
                <w:rFonts w:ascii="Times New Roman" w:eastAsia="仿宋" w:hint="default"/>
                <w:sz w:val="24"/>
                <w:szCs w:val="24"/>
              </w:rPr>
              <w:t>“</w:t>
            </w:r>
            <w:r w:rsidRPr="001748CC">
              <w:rPr>
                <w:rFonts w:ascii="Times New Roman" w:eastAsia="仿宋" w:hint="default"/>
                <w:sz w:val="24"/>
                <w:szCs w:val="24"/>
              </w:rPr>
              <w:t>网络化信息物理计算基础研究</w:t>
            </w:r>
            <w:r w:rsidRPr="001748CC">
              <w:rPr>
                <w:rFonts w:ascii="Times New Roman" w:eastAsia="仿宋" w:hint="default"/>
                <w:sz w:val="24"/>
                <w:szCs w:val="24"/>
              </w:rPr>
              <w:t>”</w:t>
            </w:r>
            <w:r w:rsidRPr="001748CC">
              <w:rPr>
                <w:rFonts w:ascii="Times New Roman" w:eastAsia="仿宋" w:hint="default"/>
                <w:sz w:val="24"/>
                <w:szCs w:val="24"/>
              </w:rPr>
              <w:t>、基金委重大研究计划集成项目</w:t>
            </w:r>
            <w:r w:rsidRPr="001748CC">
              <w:rPr>
                <w:rFonts w:ascii="Times New Roman" w:eastAsia="仿宋" w:hint="default"/>
                <w:sz w:val="24"/>
                <w:szCs w:val="24"/>
              </w:rPr>
              <w:t>“</w:t>
            </w:r>
            <w:r w:rsidRPr="001748CC">
              <w:rPr>
                <w:rFonts w:ascii="Times New Roman" w:eastAsia="仿宋" w:hint="default"/>
                <w:sz w:val="24"/>
                <w:szCs w:val="24"/>
              </w:rPr>
              <w:t>航天嵌入式软件可信性保障集成环境和示范验证与应用</w:t>
            </w:r>
            <w:r w:rsidRPr="001748CC">
              <w:rPr>
                <w:rFonts w:ascii="Times New Roman" w:eastAsia="仿宋" w:hint="default"/>
                <w:sz w:val="24"/>
                <w:szCs w:val="24"/>
              </w:rPr>
              <w:t>”1</w:t>
            </w:r>
            <w:r w:rsidRPr="001748CC">
              <w:rPr>
                <w:rFonts w:ascii="Times New Roman" w:eastAsia="仿宋" w:hint="default"/>
                <w:sz w:val="24"/>
                <w:szCs w:val="24"/>
              </w:rPr>
              <w:t>项、国家自然科学基金面上项目</w:t>
            </w:r>
            <w:r w:rsidRPr="001748CC">
              <w:rPr>
                <w:rFonts w:ascii="Times New Roman" w:eastAsia="仿宋" w:hint="default"/>
                <w:sz w:val="24"/>
                <w:szCs w:val="24"/>
              </w:rPr>
              <w:t>1</w:t>
            </w:r>
            <w:r w:rsidRPr="001748CC">
              <w:rPr>
                <w:rFonts w:ascii="Times New Roman" w:eastAsia="仿宋" w:hint="default"/>
                <w:sz w:val="24"/>
                <w:szCs w:val="24"/>
              </w:rPr>
              <w:t>项及国家重点研发计划社会治理与智慧社会科技支撑重点专项</w:t>
            </w:r>
            <w:r w:rsidRPr="001748CC">
              <w:rPr>
                <w:rFonts w:ascii="Times New Roman" w:eastAsia="仿宋" w:hint="default"/>
                <w:sz w:val="24"/>
                <w:szCs w:val="24"/>
              </w:rPr>
              <w:t>1</w:t>
            </w:r>
            <w:r w:rsidRPr="001748CC">
              <w:rPr>
                <w:rFonts w:ascii="Times New Roman" w:eastAsia="仿宋" w:hint="default"/>
                <w:sz w:val="24"/>
                <w:szCs w:val="24"/>
              </w:rPr>
              <w:t>项及多项横向项目。</w:t>
            </w:r>
          </w:p>
          <w:p w:rsidR="00EF33C9" w:rsidRPr="001748CC" w:rsidRDefault="000C0B7A" w:rsidP="00F64A6D">
            <w:pPr>
              <w:pStyle w:val="3"/>
              <w:spacing w:line="240" w:lineRule="auto"/>
              <w:ind w:right="-95" w:firstLine="0"/>
              <w:rPr>
                <w:rFonts w:ascii="仿宋" w:eastAsia="仿宋" w:hAnsi="仿宋" w:hint="default"/>
                <w:sz w:val="24"/>
                <w:szCs w:val="24"/>
              </w:rPr>
            </w:pPr>
            <w:r w:rsidRPr="001748CC">
              <w:rPr>
                <w:rFonts w:ascii="Times New Roman" w:eastAsia="仿宋" w:hint="default"/>
                <w:sz w:val="24"/>
                <w:szCs w:val="24"/>
              </w:rPr>
              <w:t>2006</w:t>
            </w:r>
            <w:r w:rsidRPr="001748CC">
              <w:rPr>
                <w:rFonts w:ascii="Times New Roman" w:eastAsia="仿宋" w:hint="default"/>
                <w:sz w:val="24"/>
                <w:szCs w:val="24"/>
              </w:rPr>
              <w:t>年</w:t>
            </w:r>
            <w:r w:rsidRPr="001748CC">
              <w:rPr>
                <w:rFonts w:ascii="Times New Roman" w:eastAsia="仿宋" w:hint="default"/>
                <w:sz w:val="24"/>
                <w:szCs w:val="24"/>
              </w:rPr>
              <w:t>7</w:t>
            </w:r>
            <w:r w:rsidRPr="001748CC">
              <w:rPr>
                <w:rFonts w:ascii="Times New Roman" w:eastAsia="仿宋" w:hint="default"/>
                <w:sz w:val="24"/>
                <w:szCs w:val="24"/>
              </w:rPr>
              <w:t>月，与合作者的论文《计算</w:t>
            </w:r>
            <w:r w:rsidRPr="001748CC">
              <w:rPr>
                <w:rFonts w:ascii="Times New Roman" w:eastAsia="仿宋" w:hint="default"/>
                <w:sz w:val="24"/>
                <w:szCs w:val="24"/>
              </w:rPr>
              <w:t>Laurent-Ore</w:t>
            </w:r>
            <w:r w:rsidRPr="001748CC">
              <w:rPr>
                <w:rFonts w:ascii="Times New Roman" w:eastAsia="仿宋" w:hint="default"/>
                <w:sz w:val="24"/>
                <w:szCs w:val="24"/>
              </w:rPr>
              <w:t>模的一阶子模的递归方法》，获国际计算机科学协会</w:t>
            </w:r>
            <w:r w:rsidRPr="001748CC">
              <w:rPr>
                <w:rFonts w:ascii="Times New Roman" w:eastAsia="仿宋" w:hint="default"/>
                <w:sz w:val="24"/>
                <w:szCs w:val="24"/>
              </w:rPr>
              <w:t xml:space="preserve"> (ACM)</w:t>
            </w:r>
            <w:r w:rsidRPr="001748CC">
              <w:rPr>
                <w:rFonts w:ascii="Times New Roman" w:eastAsia="仿宋" w:hint="default"/>
                <w:sz w:val="24"/>
                <w:szCs w:val="24"/>
              </w:rPr>
              <w:t>符号与代数计算专业委员会颁发的</w:t>
            </w:r>
            <w:r w:rsidRPr="001748CC">
              <w:rPr>
                <w:rFonts w:ascii="Times New Roman" w:eastAsia="仿宋" w:hint="default"/>
                <w:sz w:val="24"/>
                <w:szCs w:val="24"/>
              </w:rPr>
              <w:t>“ISSAC</w:t>
            </w:r>
            <w:r w:rsidRPr="001748CC">
              <w:rPr>
                <w:rFonts w:ascii="Times New Roman" w:eastAsia="仿宋" w:hint="default"/>
                <w:sz w:val="24"/>
                <w:szCs w:val="24"/>
              </w:rPr>
              <w:t>杰出论文奖</w:t>
            </w:r>
            <w:r w:rsidRPr="001748CC">
              <w:rPr>
                <w:rFonts w:ascii="Times New Roman" w:eastAsia="仿宋" w:hint="default"/>
                <w:sz w:val="24"/>
                <w:szCs w:val="24"/>
              </w:rPr>
              <w:t>”</w:t>
            </w:r>
            <w:r w:rsidRPr="001748CC">
              <w:rPr>
                <w:rFonts w:ascii="Times New Roman" w:eastAsia="仿宋" w:hint="default"/>
                <w:sz w:val="24"/>
                <w:szCs w:val="24"/>
              </w:rPr>
              <w:t>。国际符号和代数计算会议（</w:t>
            </w:r>
            <w:r w:rsidRPr="001748CC">
              <w:rPr>
                <w:rFonts w:ascii="Times New Roman" w:eastAsia="仿宋" w:hint="default"/>
                <w:sz w:val="24"/>
                <w:szCs w:val="24"/>
              </w:rPr>
              <w:t>ISSAC</w:t>
            </w:r>
            <w:r w:rsidRPr="001748CC">
              <w:rPr>
                <w:rFonts w:ascii="Times New Roman" w:eastAsia="仿宋" w:hint="default"/>
                <w:sz w:val="24"/>
                <w:szCs w:val="24"/>
              </w:rPr>
              <w:t>）是符号和代数计算方面最具权威的国际会议，这是我国学者首次获得该项</w:t>
            </w:r>
            <w:r w:rsidR="001748CC">
              <w:rPr>
                <w:rFonts w:ascii="Times New Roman" w:eastAsia="仿宋"/>
                <w:sz w:val="24"/>
                <w:szCs w:val="24"/>
              </w:rPr>
              <w:t>国际</w:t>
            </w:r>
            <w:r w:rsidRPr="001748CC">
              <w:rPr>
                <w:rFonts w:ascii="Times New Roman" w:eastAsia="仿宋" w:hint="default"/>
                <w:sz w:val="24"/>
                <w:szCs w:val="24"/>
              </w:rPr>
              <w:t>奖励。</w:t>
            </w:r>
          </w:p>
        </w:tc>
      </w:tr>
      <w:tr w:rsidR="00EF33C9">
        <w:trPr>
          <w:trHeight w:val="397"/>
        </w:trPr>
        <w:tc>
          <w:tcPr>
            <w:tcW w:w="1224" w:type="dxa"/>
            <w:vMerge/>
            <w:tcBorders>
              <w:left w:val="single" w:sz="4" w:space="0" w:color="auto"/>
              <w:bottom w:val="single" w:sz="4" w:space="0" w:color="auto"/>
              <w:right w:val="single" w:sz="4" w:space="0" w:color="auto"/>
            </w:tcBorders>
            <w:vAlign w:val="center"/>
          </w:tcPr>
          <w:p w:rsidR="00EF33C9" w:rsidRDefault="00EF33C9">
            <w:pPr>
              <w:widowControl/>
              <w:jc w:val="left"/>
              <w:rPr>
                <w:rFonts w:eastAsia="仿宋_GB2312"/>
                <w:sz w:val="24"/>
              </w:rPr>
            </w:pPr>
          </w:p>
        </w:tc>
        <w:tc>
          <w:tcPr>
            <w:tcW w:w="8592" w:type="dxa"/>
            <w:gridSpan w:val="10"/>
            <w:tcBorders>
              <w:top w:val="single" w:sz="4" w:space="0" w:color="auto"/>
              <w:left w:val="single" w:sz="4" w:space="0" w:color="auto"/>
              <w:bottom w:val="single" w:sz="4" w:space="0" w:color="auto"/>
              <w:right w:val="single" w:sz="4" w:space="0" w:color="auto"/>
            </w:tcBorders>
          </w:tcPr>
          <w:p w:rsidR="00EF33C9" w:rsidRDefault="00C03D4C">
            <w:pPr>
              <w:pStyle w:val="2"/>
              <w:spacing w:beforeLines="0" w:line="240" w:lineRule="auto"/>
              <w:rPr>
                <w:rFonts w:ascii="仿宋" w:eastAsia="仿宋" w:hAnsi="仿宋"/>
              </w:rPr>
            </w:pPr>
            <w:r>
              <w:rPr>
                <w:rFonts w:ascii="仿宋" w:eastAsia="仿宋" w:hAnsi="仿宋"/>
              </w:rPr>
              <w:t>曾经编写的教材（教材名称、</w:t>
            </w:r>
            <w:r>
              <w:rPr>
                <w:rFonts w:ascii="仿宋" w:eastAsia="仿宋" w:hAnsi="仿宋" w:hint="eastAsia"/>
              </w:rPr>
              <w:t>第几作者、</w:t>
            </w:r>
            <w:r>
              <w:rPr>
                <w:rFonts w:ascii="仿宋" w:eastAsia="仿宋" w:hAnsi="仿宋"/>
              </w:rPr>
              <w:t>出版时间、出版社、获奖情况等）</w:t>
            </w:r>
          </w:p>
          <w:p w:rsidR="00EF33C9" w:rsidRDefault="002D5A2E">
            <w:pPr>
              <w:pStyle w:val="3"/>
              <w:spacing w:line="240" w:lineRule="auto"/>
              <w:ind w:right="-95" w:firstLine="0"/>
              <w:rPr>
                <w:rFonts w:ascii="Times New Roman" w:eastAsia="仿宋_GB2312"/>
                <w:sz w:val="24"/>
                <w:szCs w:val="24"/>
              </w:rPr>
            </w:pPr>
            <w:r>
              <w:rPr>
                <w:rFonts w:ascii="Times New Roman" w:eastAsia="仿宋_GB2312"/>
                <w:sz w:val="24"/>
                <w:szCs w:val="24"/>
              </w:rPr>
              <w:t>暂无</w:t>
            </w:r>
          </w:p>
        </w:tc>
      </w:tr>
      <w:tr w:rsidR="00EF33C9">
        <w:trPr>
          <w:trHeight w:val="397"/>
        </w:trPr>
        <w:tc>
          <w:tcPr>
            <w:tcW w:w="1224" w:type="dxa"/>
            <w:vMerge w:val="restart"/>
            <w:tcBorders>
              <w:top w:val="single" w:sz="4" w:space="0" w:color="auto"/>
              <w:left w:val="single" w:sz="4" w:space="0" w:color="auto"/>
              <w:bottom w:val="single" w:sz="4" w:space="0" w:color="auto"/>
              <w:right w:val="single" w:sz="4" w:space="0" w:color="auto"/>
            </w:tcBorders>
          </w:tcPr>
          <w:p w:rsidR="00EF33C9" w:rsidRDefault="00EF33C9">
            <w:pPr>
              <w:pStyle w:val="3"/>
              <w:spacing w:line="240" w:lineRule="auto"/>
              <w:ind w:right="-96" w:firstLine="0"/>
              <w:jc w:val="center"/>
              <w:rPr>
                <w:rFonts w:ascii="仿宋" w:eastAsia="仿宋" w:hAnsi="仿宋" w:hint="default"/>
                <w:sz w:val="24"/>
                <w:szCs w:val="24"/>
              </w:rPr>
            </w:pPr>
          </w:p>
          <w:p w:rsidR="00EF33C9" w:rsidRDefault="00EF33C9">
            <w:pPr>
              <w:pStyle w:val="3"/>
              <w:spacing w:line="240" w:lineRule="auto"/>
              <w:ind w:right="-96" w:firstLine="0"/>
              <w:jc w:val="center"/>
              <w:rPr>
                <w:rFonts w:ascii="仿宋" w:eastAsia="仿宋" w:hAnsi="仿宋" w:hint="default"/>
                <w:sz w:val="24"/>
                <w:szCs w:val="24"/>
              </w:rPr>
            </w:pPr>
          </w:p>
          <w:p w:rsidR="00EF33C9" w:rsidRDefault="00C03D4C">
            <w:pPr>
              <w:pStyle w:val="3"/>
              <w:spacing w:line="240" w:lineRule="auto"/>
              <w:ind w:right="-96" w:firstLine="0"/>
              <w:jc w:val="center"/>
              <w:rPr>
                <w:rFonts w:ascii="仿宋" w:eastAsia="仿宋" w:hAnsi="仿宋" w:hint="default"/>
                <w:sz w:val="24"/>
                <w:szCs w:val="24"/>
              </w:rPr>
            </w:pPr>
            <w:r>
              <w:rPr>
                <w:rFonts w:ascii="仿宋" w:eastAsia="仿宋" w:hAnsi="仿宋"/>
                <w:sz w:val="24"/>
                <w:szCs w:val="24"/>
              </w:rPr>
              <w:t>参</w:t>
            </w:r>
          </w:p>
          <w:p w:rsidR="00EF33C9" w:rsidRDefault="00C03D4C">
            <w:pPr>
              <w:pStyle w:val="3"/>
              <w:spacing w:line="240" w:lineRule="auto"/>
              <w:ind w:right="-96" w:firstLine="0"/>
              <w:jc w:val="center"/>
              <w:rPr>
                <w:rFonts w:ascii="仿宋" w:eastAsia="仿宋" w:hAnsi="仿宋" w:hint="default"/>
                <w:sz w:val="24"/>
                <w:szCs w:val="24"/>
              </w:rPr>
            </w:pPr>
            <w:r>
              <w:rPr>
                <w:rFonts w:ascii="仿宋" w:eastAsia="仿宋" w:hAnsi="仿宋"/>
                <w:sz w:val="24"/>
                <w:szCs w:val="24"/>
              </w:rPr>
              <w:lastRenderedPageBreak/>
              <w:t>编</w:t>
            </w:r>
          </w:p>
          <w:p w:rsidR="00EF33C9" w:rsidRDefault="00C03D4C">
            <w:pPr>
              <w:pStyle w:val="3"/>
              <w:spacing w:line="240" w:lineRule="auto"/>
              <w:ind w:right="-96" w:firstLine="0"/>
              <w:jc w:val="center"/>
              <w:rPr>
                <w:rFonts w:ascii="仿宋" w:eastAsia="仿宋" w:hAnsi="仿宋" w:hint="default"/>
                <w:sz w:val="24"/>
                <w:szCs w:val="24"/>
              </w:rPr>
            </w:pPr>
            <w:r>
              <w:rPr>
                <w:rFonts w:ascii="仿宋" w:eastAsia="仿宋" w:hAnsi="仿宋"/>
                <w:sz w:val="24"/>
                <w:szCs w:val="24"/>
              </w:rPr>
              <w:t>人</w:t>
            </w:r>
          </w:p>
          <w:p w:rsidR="00EF33C9" w:rsidRDefault="00C03D4C">
            <w:pPr>
              <w:pStyle w:val="3"/>
              <w:spacing w:line="240" w:lineRule="auto"/>
              <w:ind w:right="-96" w:firstLine="0"/>
              <w:jc w:val="center"/>
              <w:rPr>
                <w:rFonts w:ascii="仿宋" w:eastAsia="仿宋" w:hAnsi="仿宋" w:hint="default"/>
                <w:sz w:val="24"/>
                <w:szCs w:val="24"/>
              </w:rPr>
            </w:pPr>
            <w:r>
              <w:rPr>
                <w:rFonts w:ascii="仿宋" w:eastAsia="仿宋" w:hAnsi="仿宋"/>
                <w:sz w:val="24"/>
                <w:szCs w:val="24"/>
              </w:rPr>
              <w:t>员</w:t>
            </w:r>
          </w:p>
          <w:p w:rsidR="00EF33C9" w:rsidRDefault="00C03D4C">
            <w:pPr>
              <w:pStyle w:val="3"/>
              <w:spacing w:line="240" w:lineRule="auto"/>
              <w:ind w:right="-96" w:firstLine="0"/>
              <w:jc w:val="center"/>
              <w:rPr>
                <w:rFonts w:ascii="仿宋" w:eastAsia="仿宋" w:hAnsi="仿宋" w:hint="default"/>
                <w:sz w:val="24"/>
                <w:szCs w:val="24"/>
              </w:rPr>
            </w:pPr>
            <w:r>
              <w:rPr>
                <w:rFonts w:ascii="仿宋" w:eastAsia="仿宋" w:hAnsi="仿宋"/>
                <w:sz w:val="24"/>
                <w:szCs w:val="24"/>
              </w:rPr>
              <w:t>信</w:t>
            </w:r>
          </w:p>
          <w:p w:rsidR="00EF33C9" w:rsidRDefault="00C03D4C">
            <w:pPr>
              <w:pStyle w:val="3"/>
              <w:spacing w:line="240" w:lineRule="auto"/>
              <w:ind w:right="-96" w:firstLine="0"/>
              <w:jc w:val="center"/>
              <w:rPr>
                <w:rFonts w:ascii="仿宋" w:eastAsia="仿宋" w:hAnsi="仿宋" w:hint="default"/>
                <w:sz w:val="24"/>
                <w:szCs w:val="24"/>
              </w:rPr>
            </w:pPr>
            <w:r>
              <w:rPr>
                <w:rFonts w:ascii="仿宋" w:eastAsia="仿宋" w:hAnsi="仿宋"/>
                <w:sz w:val="24"/>
                <w:szCs w:val="24"/>
              </w:rPr>
              <w:t>息</w:t>
            </w:r>
          </w:p>
        </w:tc>
        <w:tc>
          <w:tcPr>
            <w:tcW w:w="900" w:type="dxa"/>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lastRenderedPageBreak/>
              <w:t>姓 名</w:t>
            </w:r>
          </w:p>
        </w:tc>
        <w:tc>
          <w:tcPr>
            <w:tcW w:w="1308" w:type="dxa"/>
            <w:gridSpan w:val="2"/>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 xml:space="preserve">出生日期 </w:t>
            </w:r>
            <w:r>
              <w:rPr>
                <w:rFonts w:ascii="仿宋" w:eastAsia="仿宋" w:hAnsi="仿宋" w:hint="default"/>
                <w:sz w:val="24"/>
                <w:szCs w:val="24"/>
              </w:rPr>
              <w:t xml:space="preserve">  </w:t>
            </w:r>
            <w:r>
              <w:rPr>
                <w:rFonts w:ascii="仿宋" w:eastAsia="仿宋" w:hAnsi="仿宋"/>
                <w:sz w:val="24"/>
                <w:szCs w:val="24"/>
              </w:rPr>
              <w:t xml:space="preserve"> </w:t>
            </w:r>
            <w:r>
              <w:rPr>
                <w:rFonts w:ascii="仿宋" w:eastAsia="仿宋" w:hAnsi="仿宋" w:hint="default"/>
                <w:sz w:val="24"/>
                <w:szCs w:val="24"/>
              </w:rPr>
              <w:t xml:space="preserve">        </w:t>
            </w:r>
          </w:p>
        </w:tc>
        <w:tc>
          <w:tcPr>
            <w:tcW w:w="1410" w:type="dxa"/>
            <w:gridSpan w:val="2"/>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职称/职务</w:t>
            </w:r>
          </w:p>
        </w:tc>
        <w:tc>
          <w:tcPr>
            <w:tcW w:w="1680" w:type="dxa"/>
            <w:gridSpan w:val="2"/>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工 作 单 位</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承担编写的任务</w:t>
            </w:r>
          </w:p>
        </w:tc>
        <w:tc>
          <w:tcPr>
            <w:tcW w:w="1404" w:type="dxa"/>
            <w:tcBorders>
              <w:top w:val="single" w:sz="4" w:space="0" w:color="auto"/>
              <w:left w:val="single" w:sz="4" w:space="0" w:color="auto"/>
              <w:bottom w:val="single" w:sz="4" w:space="0" w:color="auto"/>
              <w:right w:val="single" w:sz="4" w:space="0" w:color="auto"/>
            </w:tcBorders>
            <w:vAlign w:val="center"/>
          </w:tcPr>
          <w:p w:rsidR="00EF33C9" w:rsidRDefault="00C03D4C">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联系电话</w:t>
            </w:r>
          </w:p>
        </w:tc>
      </w:tr>
      <w:tr w:rsidR="00EF33C9">
        <w:trPr>
          <w:trHeight w:val="498"/>
        </w:trPr>
        <w:tc>
          <w:tcPr>
            <w:tcW w:w="1224" w:type="dxa"/>
            <w:vMerge/>
            <w:tcBorders>
              <w:top w:val="single" w:sz="4" w:space="0" w:color="auto"/>
              <w:left w:val="single" w:sz="4" w:space="0" w:color="auto"/>
              <w:bottom w:val="single" w:sz="4" w:space="0" w:color="auto"/>
              <w:right w:val="single" w:sz="4" w:space="0" w:color="auto"/>
            </w:tcBorders>
            <w:vAlign w:val="center"/>
          </w:tcPr>
          <w:p w:rsidR="00EF33C9" w:rsidRDefault="00EF33C9">
            <w:pPr>
              <w:widowControl/>
              <w:jc w:val="left"/>
              <w:rPr>
                <w:rFonts w:ascii="仿宋" w:eastAsia="仿宋" w:hAnsi="仿宋"/>
                <w:sz w:val="24"/>
              </w:rPr>
            </w:pPr>
          </w:p>
        </w:tc>
        <w:tc>
          <w:tcPr>
            <w:tcW w:w="900" w:type="dxa"/>
            <w:tcBorders>
              <w:top w:val="single" w:sz="4" w:space="0" w:color="auto"/>
              <w:left w:val="single" w:sz="4" w:space="0" w:color="auto"/>
              <w:bottom w:val="single" w:sz="4" w:space="0" w:color="auto"/>
              <w:right w:val="single" w:sz="4" w:space="0" w:color="auto"/>
            </w:tcBorders>
            <w:vAlign w:val="center"/>
          </w:tcPr>
          <w:p w:rsidR="00EF33C9" w:rsidRDefault="002D5A2E">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吴敏</w:t>
            </w:r>
          </w:p>
        </w:tc>
        <w:tc>
          <w:tcPr>
            <w:tcW w:w="1308" w:type="dxa"/>
            <w:gridSpan w:val="2"/>
            <w:tcBorders>
              <w:top w:val="single" w:sz="4" w:space="0" w:color="auto"/>
              <w:left w:val="single" w:sz="4" w:space="0" w:color="auto"/>
              <w:bottom w:val="single" w:sz="4" w:space="0" w:color="auto"/>
              <w:right w:val="single" w:sz="4" w:space="0" w:color="auto"/>
            </w:tcBorders>
            <w:vAlign w:val="center"/>
          </w:tcPr>
          <w:p w:rsidR="00EF33C9" w:rsidRDefault="002D5A2E">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1</w:t>
            </w:r>
            <w:r>
              <w:rPr>
                <w:rFonts w:ascii="仿宋" w:eastAsia="仿宋" w:hAnsi="仿宋" w:hint="default"/>
                <w:sz w:val="24"/>
                <w:szCs w:val="24"/>
              </w:rPr>
              <w:t>976.12.11</w:t>
            </w:r>
          </w:p>
        </w:tc>
        <w:tc>
          <w:tcPr>
            <w:tcW w:w="1410" w:type="dxa"/>
            <w:gridSpan w:val="2"/>
            <w:tcBorders>
              <w:top w:val="single" w:sz="4" w:space="0" w:color="auto"/>
              <w:left w:val="single" w:sz="4" w:space="0" w:color="auto"/>
              <w:bottom w:val="single" w:sz="4" w:space="0" w:color="auto"/>
              <w:right w:val="single" w:sz="4" w:space="0" w:color="auto"/>
            </w:tcBorders>
            <w:vAlign w:val="center"/>
          </w:tcPr>
          <w:p w:rsidR="00EF33C9" w:rsidRDefault="002D5A2E">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副教授</w:t>
            </w:r>
          </w:p>
        </w:tc>
        <w:tc>
          <w:tcPr>
            <w:tcW w:w="1680" w:type="dxa"/>
            <w:gridSpan w:val="2"/>
            <w:tcBorders>
              <w:top w:val="single" w:sz="4" w:space="0" w:color="auto"/>
              <w:left w:val="single" w:sz="4" w:space="0" w:color="auto"/>
              <w:bottom w:val="single" w:sz="4" w:space="0" w:color="auto"/>
              <w:right w:val="single" w:sz="4" w:space="0" w:color="auto"/>
            </w:tcBorders>
            <w:vAlign w:val="center"/>
          </w:tcPr>
          <w:p w:rsidR="00EF33C9" w:rsidRDefault="002D5A2E">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华东师范大学</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EF33C9" w:rsidRDefault="00322AA0">
            <w:pPr>
              <w:pStyle w:val="3"/>
              <w:spacing w:line="240" w:lineRule="auto"/>
              <w:ind w:right="-95" w:firstLine="0"/>
              <w:jc w:val="center"/>
              <w:rPr>
                <w:rFonts w:ascii="仿宋" w:eastAsia="仿宋" w:hAnsi="仿宋"/>
                <w:sz w:val="24"/>
                <w:szCs w:val="24"/>
              </w:rPr>
            </w:pPr>
            <w:r>
              <w:rPr>
                <w:rFonts w:ascii="仿宋" w:eastAsia="仿宋" w:hAnsi="仿宋"/>
                <w:sz w:val="24"/>
                <w:szCs w:val="24"/>
              </w:rPr>
              <w:t>全书编写</w:t>
            </w:r>
          </w:p>
        </w:tc>
        <w:tc>
          <w:tcPr>
            <w:tcW w:w="1404" w:type="dxa"/>
            <w:tcBorders>
              <w:top w:val="single" w:sz="4" w:space="0" w:color="auto"/>
              <w:left w:val="single" w:sz="4" w:space="0" w:color="auto"/>
              <w:bottom w:val="single" w:sz="4" w:space="0" w:color="auto"/>
              <w:right w:val="single" w:sz="4" w:space="0" w:color="auto"/>
            </w:tcBorders>
            <w:vAlign w:val="center"/>
          </w:tcPr>
          <w:p w:rsidR="00EF33C9" w:rsidRDefault="002D5A2E">
            <w:pPr>
              <w:pStyle w:val="3"/>
              <w:spacing w:line="240" w:lineRule="auto"/>
              <w:ind w:right="-95" w:firstLine="0"/>
              <w:jc w:val="center"/>
              <w:rPr>
                <w:rFonts w:ascii="仿宋" w:eastAsia="仿宋" w:hAnsi="仿宋" w:hint="default"/>
                <w:sz w:val="24"/>
                <w:szCs w:val="24"/>
              </w:rPr>
            </w:pPr>
            <w:r>
              <w:rPr>
                <w:rFonts w:ascii="仿宋" w:eastAsia="仿宋" w:hAnsi="仿宋"/>
                <w:sz w:val="24"/>
                <w:szCs w:val="24"/>
              </w:rPr>
              <w:t>1</w:t>
            </w:r>
            <w:r>
              <w:rPr>
                <w:rFonts w:ascii="仿宋" w:eastAsia="仿宋" w:hAnsi="仿宋" w:hint="default"/>
                <w:sz w:val="24"/>
                <w:szCs w:val="24"/>
              </w:rPr>
              <w:t>3917600815</w:t>
            </w:r>
          </w:p>
        </w:tc>
      </w:tr>
      <w:tr w:rsidR="00EF33C9">
        <w:trPr>
          <w:trHeight w:val="538"/>
        </w:trPr>
        <w:tc>
          <w:tcPr>
            <w:tcW w:w="1224" w:type="dxa"/>
            <w:vMerge/>
            <w:tcBorders>
              <w:top w:val="single" w:sz="4" w:space="0" w:color="auto"/>
              <w:left w:val="single" w:sz="4" w:space="0" w:color="auto"/>
              <w:bottom w:val="single" w:sz="4" w:space="0" w:color="auto"/>
              <w:right w:val="single" w:sz="4" w:space="0" w:color="auto"/>
            </w:tcBorders>
            <w:vAlign w:val="center"/>
          </w:tcPr>
          <w:p w:rsidR="00EF33C9" w:rsidRDefault="00EF33C9">
            <w:pPr>
              <w:widowControl/>
              <w:jc w:val="left"/>
              <w:rPr>
                <w:rFonts w:ascii="仿宋" w:eastAsia="仿宋" w:hAnsi="仿宋"/>
                <w:sz w:val="24"/>
              </w:rPr>
            </w:pPr>
          </w:p>
        </w:tc>
        <w:tc>
          <w:tcPr>
            <w:tcW w:w="900" w:type="dxa"/>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308" w:type="dxa"/>
            <w:gridSpan w:val="2"/>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410" w:type="dxa"/>
            <w:gridSpan w:val="2"/>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680" w:type="dxa"/>
            <w:gridSpan w:val="2"/>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404" w:type="dxa"/>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r>
      <w:tr w:rsidR="00EF33C9">
        <w:trPr>
          <w:trHeight w:val="518"/>
        </w:trPr>
        <w:tc>
          <w:tcPr>
            <w:tcW w:w="1224" w:type="dxa"/>
            <w:vMerge/>
            <w:tcBorders>
              <w:top w:val="single" w:sz="4" w:space="0" w:color="auto"/>
              <w:left w:val="single" w:sz="4" w:space="0" w:color="auto"/>
              <w:bottom w:val="single" w:sz="4" w:space="0" w:color="auto"/>
              <w:right w:val="single" w:sz="4" w:space="0" w:color="auto"/>
            </w:tcBorders>
            <w:vAlign w:val="center"/>
          </w:tcPr>
          <w:p w:rsidR="00EF33C9" w:rsidRDefault="00EF33C9">
            <w:pPr>
              <w:widowControl/>
              <w:jc w:val="left"/>
              <w:rPr>
                <w:rFonts w:ascii="仿宋" w:eastAsia="仿宋" w:hAnsi="仿宋"/>
                <w:sz w:val="24"/>
              </w:rPr>
            </w:pPr>
          </w:p>
        </w:tc>
        <w:tc>
          <w:tcPr>
            <w:tcW w:w="900" w:type="dxa"/>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308" w:type="dxa"/>
            <w:gridSpan w:val="2"/>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410" w:type="dxa"/>
            <w:gridSpan w:val="2"/>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680" w:type="dxa"/>
            <w:gridSpan w:val="2"/>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404" w:type="dxa"/>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r>
      <w:tr w:rsidR="00EF33C9">
        <w:trPr>
          <w:trHeight w:val="448"/>
        </w:trPr>
        <w:tc>
          <w:tcPr>
            <w:tcW w:w="1224" w:type="dxa"/>
            <w:vMerge/>
            <w:tcBorders>
              <w:top w:val="single" w:sz="4" w:space="0" w:color="auto"/>
              <w:left w:val="single" w:sz="4" w:space="0" w:color="auto"/>
              <w:bottom w:val="single" w:sz="4" w:space="0" w:color="auto"/>
              <w:right w:val="single" w:sz="4" w:space="0" w:color="auto"/>
            </w:tcBorders>
            <w:vAlign w:val="center"/>
          </w:tcPr>
          <w:p w:rsidR="00EF33C9" w:rsidRDefault="00EF33C9">
            <w:pPr>
              <w:widowControl/>
              <w:jc w:val="left"/>
              <w:rPr>
                <w:rFonts w:ascii="仿宋" w:eastAsia="仿宋" w:hAnsi="仿宋"/>
                <w:sz w:val="24"/>
              </w:rPr>
            </w:pPr>
          </w:p>
        </w:tc>
        <w:tc>
          <w:tcPr>
            <w:tcW w:w="900" w:type="dxa"/>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308" w:type="dxa"/>
            <w:gridSpan w:val="2"/>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410" w:type="dxa"/>
            <w:gridSpan w:val="2"/>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680" w:type="dxa"/>
            <w:gridSpan w:val="2"/>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c>
          <w:tcPr>
            <w:tcW w:w="1404" w:type="dxa"/>
            <w:tcBorders>
              <w:top w:val="single" w:sz="4" w:space="0" w:color="auto"/>
              <w:left w:val="single" w:sz="4" w:space="0" w:color="auto"/>
              <w:bottom w:val="single" w:sz="4" w:space="0" w:color="auto"/>
              <w:right w:val="single" w:sz="4" w:space="0" w:color="auto"/>
            </w:tcBorders>
            <w:vAlign w:val="center"/>
          </w:tcPr>
          <w:p w:rsidR="00EF33C9" w:rsidRDefault="00EF33C9">
            <w:pPr>
              <w:pStyle w:val="3"/>
              <w:spacing w:line="240" w:lineRule="auto"/>
              <w:ind w:right="-95" w:firstLine="0"/>
              <w:jc w:val="center"/>
              <w:rPr>
                <w:rFonts w:ascii="仿宋" w:eastAsia="仿宋" w:hAnsi="仿宋" w:hint="default"/>
                <w:sz w:val="24"/>
                <w:szCs w:val="24"/>
              </w:rPr>
            </w:pPr>
          </w:p>
        </w:tc>
      </w:tr>
    </w:tbl>
    <w:p w:rsidR="00EF33C9" w:rsidRDefault="00C03D4C">
      <w:pPr>
        <w:pStyle w:val="3"/>
        <w:spacing w:line="520" w:lineRule="exact"/>
        <w:ind w:right="-95" w:firstLine="0"/>
        <w:rPr>
          <w:rFonts w:ascii="仿宋" w:eastAsia="仿宋" w:hAnsi="仿宋" w:hint="default"/>
          <w:b/>
          <w:sz w:val="32"/>
        </w:rPr>
      </w:pPr>
      <w:r>
        <w:rPr>
          <w:rFonts w:ascii="仿宋" w:eastAsia="仿宋" w:hAnsi="仿宋"/>
          <w:b/>
          <w:sz w:val="32"/>
        </w:rPr>
        <w:t>三、本教材详细情况</w:t>
      </w:r>
    </w:p>
    <w:tbl>
      <w:tblPr>
        <w:tblW w:w="9816" w:type="dxa"/>
        <w:tblInd w:w="-5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816"/>
      </w:tblGrid>
      <w:tr w:rsidR="00EF33C9">
        <w:tc>
          <w:tcPr>
            <w:tcW w:w="9816" w:type="dxa"/>
          </w:tcPr>
          <w:p w:rsidR="004001E5" w:rsidRDefault="00C03D4C" w:rsidP="004001E5">
            <w:pPr>
              <w:pStyle w:val="3"/>
              <w:spacing w:line="240" w:lineRule="auto"/>
              <w:ind w:right="96" w:firstLine="0"/>
              <w:rPr>
                <w:rFonts w:ascii="仿宋" w:eastAsia="仿宋" w:hAnsi="仿宋" w:hint="default"/>
                <w:b/>
                <w:bCs/>
                <w:sz w:val="24"/>
                <w:szCs w:val="24"/>
              </w:rPr>
            </w:pPr>
            <w:r>
              <w:rPr>
                <w:rFonts w:ascii="仿宋" w:eastAsia="仿宋" w:hAnsi="仿宋"/>
                <w:b/>
                <w:bCs/>
                <w:sz w:val="24"/>
                <w:szCs w:val="24"/>
              </w:rPr>
              <w:t>申报基础（教学改革实践，课程改革基础，教材或讲义使用时间、教学效果、产生的社会影响等）</w:t>
            </w:r>
          </w:p>
          <w:p w:rsidR="004001E5" w:rsidRDefault="004001E5" w:rsidP="004001E5">
            <w:pPr>
              <w:pStyle w:val="3"/>
              <w:spacing w:line="240" w:lineRule="auto"/>
              <w:ind w:right="96" w:firstLine="0"/>
              <w:rPr>
                <w:rFonts w:ascii="仿宋" w:eastAsia="仿宋" w:hAnsi="仿宋" w:hint="default"/>
                <w:b/>
                <w:bCs/>
                <w:sz w:val="24"/>
                <w:szCs w:val="24"/>
              </w:rPr>
            </w:pPr>
            <w:r>
              <w:rPr>
                <w:rFonts w:ascii="仿宋" w:eastAsia="仿宋" w:hAnsi="仿宋"/>
                <w:bCs/>
                <w:sz w:val="24"/>
              </w:rPr>
              <w:t xml:space="preserve"> </w:t>
            </w:r>
            <w:r>
              <w:rPr>
                <w:rFonts w:ascii="仿宋" w:eastAsia="仿宋" w:hAnsi="仿宋" w:hint="default"/>
                <w:bCs/>
                <w:sz w:val="24"/>
              </w:rPr>
              <w:t xml:space="preserve">  </w:t>
            </w:r>
            <w:r w:rsidR="00F23B91" w:rsidRPr="00F23B91">
              <w:rPr>
                <w:rFonts w:ascii="仿宋" w:eastAsia="仿宋" w:hAnsi="仿宋"/>
                <w:bCs/>
                <w:sz w:val="24"/>
              </w:rPr>
              <w:t>《人工智能的数学思维》课程最早从201</w:t>
            </w:r>
            <w:r>
              <w:rPr>
                <w:rFonts w:ascii="仿宋" w:eastAsia="仿宋" w:hAnsi="仿宋" w:hint="default"/>
                <w:bCs/>
                <w:sz w:val="24"/>
              </w:rPr>
              <w:t>7</w:t>
            </w:r>
            <w:r w:rsidR="00F23B91" w:rsidRPr="00F23B91">
              <w:rPr>
                <w:rFonts w:ascii="仿宋" w:eastAsia="仿宋" w:hAnsi="仿宋"/>
                <w:bCs/>
                <w:sz w:val="24"/>
              </w:rPr>
              <w:t>年开始每学年开设1次，共1个学分。这门课程原本是专业选修课，自2021年起被学院设为软件工程专业必修课。</w:t>
            </w:r>
          </w:p>
          <w:p w:rsidR="004001E5" w:rsidRDefault="004001E5">
            <w:pPr>
              <w:pStyle w:val="3"/>
              <w:spacing w:line="240" w:lineRule="auto"/>
              <w:ind w:right="96" w:firstLine="0"/>
              <w:rPr>
                <w:rFonts w:ascii="仿宋" w:eastAsia="仿宋" w:hAnsi="仿宋" w:hint="default"/>
                <w:sz w:val="24"/>
              </w:rPr>
            </w:pPr>
            <w:r>
              <w:rPr>
                <w:rFonts w:ascii="仿宋" w:eastAsia="仿宋" w:hAnsi="仿宋" w:hint="default"/>
                <w:sz w:val="24"/>
              </w:rPr>
              <w:t xml:space="preserve">    </w:t>
            </w:r>
            <w:r w:rsidR="00F23B91" w:rsidRPr="00F23B91">
              <w:rPr>
                <w:rFonts w:ascii="仿宋" w:eastAsia="仿宋" w:hAnsi="仿宋"/>
                <w:sz w:val="24"/>
              </w:rPr>
              <w:t>2024年，本项目团队申报的《人工智能的数学思维》获得第四届上海市高校教学创新大赛华东师范大学校内选拔赛新工科组一等奖</w:t>
            </w:r>
            <w:r>
              <w:rPr>
                <w:rFonts w:ascii="仿宋" w:eastAsia="仿宋" w:hAnsi="仿宋"/>
                <w:sz w:val="24"/>
              </w:rPr>
              <w:t>，2</w:t>
            </w:r>
            <w:r>
              <w:rPr>
                <w:rFonts w:ascii="仿宋" w:eastAsia="仿宋" w:hAnsi="仿宋" w:hint="default"/>
                <w:sz w:val="24"/>
              </w:rPr>
              <w:t>025</w:t>
            </w:r>
            <w:r>
              <w:rPr>
                <w:rFonts w:ascii="仿宋" w:eastAsia="仿宋" w:hAnsi="仿宋"/>
                <w:sz w:val="24"/>
              </w:rPr>
              <w:t>年6月被纳入华东师范大学本科通识教育课程。</w:t>
            </w:r>
          </w:p>
          <w:p w:rsidR="00EF33C9" w:rsidRPr="004001E5" w:rsidRDefault="004001E5">
            <w:pPr>
              <w:pStyle w:val="3"/>
              <w:spacing w:line="240" w:lineRule="auto"/>
              <w:ind w:right="96" w:firstLine="0"/>
              <w:rPr>
                <w:rFonts w:ascii="仿宋" w:eastAsia="仿宋" w:hAnsi="仿宋"/>
                <w:b/>
                <w:bCs/>
                <w:sz w:val="24"/>
                <w:szCs w:val="24"/>
              </w:rPr>
            </w:pPr>
            <w:r>
              <w:rPr>
                <w:rFonts w:ascii="仿宋" w:eastAsia="仿宋" w:hAnsi="仿宋"/>
                <w:sz w:val="24"/>
                <w:szCs w:val="24"/>
              </w:rPr>
              <w:t xml:space="preserve"> </w:t>
            </w:r>
            <w:r>
              <w:rPr>
                <w:rFonts w:ascii="仿宋" w:eastAsia="仿宋" w:hAnsi="仿宋" w:hint="default"/>
                <w:sz w:val="24"/>
                <w:szCs w:val="24"/>
              </w:rPr>
              <w:t xml:space="preserve">   </w:t>
            </w:r>
            <w:r w:rsidR="00F23B91" w:rsidRPr="00F23B91">
              <w:rPr>
                <w:rFonts w:ascii="仿宋" w:eastAsia="仿宋" w:hAnsi="仿宋"/>
                <w:sz w:val="24"/>
                <w:szCs w:val="24"/>
              </w:rPr>
              <w:t>经过多年的积累，自编</w:t>
            </w:r>
            <w:r>
              <w:rPr>
                <w:rFonts w:ascii="仿宋" w:eastAsia="仿宋" w:hAnsi="仿宋"/>
                <w:sz w:val="24"/>
                <w:szCs w:val="24"/>
              </w:rPr>
              <w:t>的《人工智能的数学思维》</w:t>
            </w:r>
            <w:r w:rsidR="00F23B91" w:rsidRPr="00F23B91">
              <w:rPr>
                <w:rFonts w:ascii="仿宋" w:eastAsia="仿宋" w:hAnsi="仿宋"/>
                <w:sz w:val="24"/>
                <w:szCs w:val="24"/>
              </w:rPr>
              <w:t>教材</w:t>
            </w:r>
            <w:r>
              <w:rPr>
                <w:rFonts w:ascii="仿宋" w:eastAsia="仿宋" w:hAnsi="仿宋"/>
                <w:sz w:val="24"/>
                <w:szCs w:val="24"/>
              </w:rPr>
              <w:t>（即所申报教材）</w:t>
            </w:r>
            <w:r w:rsidR="00F23B91" w:rsidRPr="00F23B91">
              <w:rPr>
                <w:rFonts w:ascii="仿宋" w:eastAsia="仿宋" w:hAnsi="仿宋"/>
                <w:sz w:val="24"/>
                <w:szCs w:val="24"/>
              </w:rPr>
              <w:t>将</w:t>
            </w:r>
            <w:r>
              <w:rPr>
                <w:rFonts w:ascii="仿宋" w:eastAsia="仿宋" w:hAnsi="仿宋"/>
                <w:sz w:val="24"/>
                <w:szCs w:val="24"/>
              </w:rPr>
              <w:t>于近期</w:t>
            </w:r>
            <w:r w:rsidR="00F23B91" w:rsidRPr="00F23B91">
              <w:rPr>
                <w:rFonts w:ascii="仿宋" w:eastAsia="仿宋" w:hAnsi="仿宋"/>
                <w:sz w:val="24"/>
                <w:szCs w:val="24"/>
              </w:rPr>
              <w:t>完稿</w:t>
            </w:r>
            <w:r>
              <w:rPr>
                <w:rFonts w:ascii="仿宋" w:eastAsia="仿宋" w:hAnsi="仿宋"/>
                <w:sz w:val="24"/>
                <w:szCs w:val="24"/>
              </w:rPr>
              <w:t>。</w:t>
            </w:r>
          </w:p>
        </w:tc>
      </w:tr>
      <w:tr w:rsidR="00EF33C9">
        <w:tc>
          <w:tcPr>
            <w:tcW w:w="9816" w:type="dxa"/>
          </w:tcPr>
          <w:p w:rsidR="00B12D70" w:rsidRDefault="00C03D4C" w:rsidP="00B12D70">
            <w:pPr>
              <w:pStyle w:val="3"/>
              <w:spacing w:line="240" w:lineRule="auto"/>
              <w:ind w:right="-96" w:firstLine="0"/>
              <w:rPr>
                <w:rFonts w:ascii="仿宋" w:eastAsia="仿宋" w:hAnsi="仿宋" w:hint="default"/>
                <w:b/>
                <w:bCs/>
                <w:sz w:val="24"/>
                <w:szCs w:val="24"/>
              </w:rPr>
            </w:pPr>
            <w:r>
              <w:rPr>
                <w:rFonts w:ascii="仿宋" w:eastAsia="仿宋" w:hAnsi="仿宋"/>
                <w:b/>
                <w:bCs/>
                <w:sz w:val="24"/>
                <w:szCs w:val="24"/>
              </w:rPr>
              <w:t>教材研究（列举国内外的同类教材，并分析其优缺点，若无同类教材请注明）</w:t>
            </w:r>
          </w:p>
          <w:p w:rsidR="00B12D70" w:rsidRPr="00B12D70" w:rsidRDefault="00B12D70" w:rsidP="00B12D70">
            <w:pPr>
              <w:pStyle w:val="3"/>
              <w:spacing w:line="240" w:lineRule="auto"/>
              <w:ind w:right="-96" w:firstLine="0"/>
              <w:rPr>
                <w:rFonts w:ascii="仿宋" w:eastAsia="仿宋" w:hAnsi="仿宋"/>
                <w:b/>
                <w:bCs/>
                <w:sz w:val="24"/>
                <w:szCs w:val="24"/>
              </w:rPr>
            </w:pPr>
            <w:r>
              <w:rPr>
                <w:rFonts w:ascii="仿宋" w:eastAsia="仿宋" w:hAnsi="仿宋" w:hint="default"/>
                <w:bCs/>
                <w:sz w:val="24"/>
              </w:rPr>
              <w:t xml:space="preserve">   </w:t>
            </w:r>
            <w:r w:rsidRPr="00B12D70">
              <w:rPr>
                <w:rFonts w:ascii="仿宋" w:eastAsia="仿宋" w:hAnsi="仿宋"/>
                <w:bCs/>
                <w:sz w:val="24"/>
              </w:rPr>
              <w:t>当前国内外已有若干与“人工智能数学基础”相关的教材出版，主要聚焦数学工具在人工智能中的应用，如线性代数、概率论、优化方法等。典型教材包括：</w:t>
            </w:r>
          </w:p>
          <w:p w:rsidR="00B12D70" w:rsidRPr="00B12D70" w:rsidRDefault="00B12D70" w:rsidP="00B12D70">
            <w:pPr>
              <w:pStyle w:val="3"/>
              <w:numPr>
                <w:ilvl w:val="0"/>
                <w:numId w:val="8"/>
              </w:numPr>
              <w:ind w:right="-96"/>
              <w:rPr>
                <w:rFonts w:ascii="仿宋" w:eastAsia="仿宋" w:hAnsi="仿宋"/>
                <w:bCs/>
                <w:sz w:val="24"/>
              </w:rPr>
            </w:pPr>
            <w:r w:rsidRPr="00B12D70">
              <w:rPr>
                <w:rFonts w:ascii="仿宋" w:eastAsia="仿宋" w:hAnsi="仿宋"/>
                <w:bCs/>
                <w:sz w:val="24"/>
              </w:rPr>
              <w:t>《人工智能数学基础》（刘鹏、陈华主编）</w:t>
            </w:r>
          </w:p>
          <w:p w:rsidR="00B12D70" w:rsidRPr="00B12D70" w:rsidRDefault="00B12D70" w:rsidP="00B12D70">
            <w:pPr>
              <w:pStyle w:val="3"/>
              <w:numPr>
                <w:ilvl w:val="0"/>
                <w:numId w:val="8"/>
              </w:numPr>
              <w:ind w:right="-96"/>
              <w:rPr>
                <w:rFonts w:ascii="仿宋" w:eastAsia="仿宋" w:hAnsi="仿宋"/>
                <w:bCs/>
                <w:sz w:val="24"/>
              </w:rPr>
            </w:pPr>
            <w:r w:rsidRPr="00B12D70">
              <w:rPr>
                <w:rFonts w:ascii="仿宋" w:eastAsia="仿宋" w:hAnsi="仿宋"/>
                <w:bCs/>
                <w:sz w:val="24"/>
              </w:rPr>
              <w:t>《人工智能的数学基础》（冯朝路等编著，面向新工科）</w:t>
            </w:r>
          </w:p>
          <w:p w:rsidR="00B12D70" w:rsidRPr="00B12D70" w:rsidRDefault="00B12D70" w:rsidP="00B12D70">
            <w:pPr>
              <w:pStyle w:val="3"/>
              <w:numPr>
                <w:ilvl w:val="0"/>
                <w:numId w:val="8"/>
              </w:numPr>
              <w:ind w:right="-96"/>
              <w:rPr>
                <w:rFonts w:ascii="仿宋" w:eastAsia="仿宋" w:hAnsi="仿宋"/>
                <w:bCs/>
                <w:sz w:val="24"/>
              </w:rPr>
            </w:pPr>
            <w:r w:rsidRPr="00B12D70">
              <w:rPr>
                <w:rFonts w:ascii="仿宋" w:eastAsia="仿宋" w:hAnsi="仿宋"/>
                <w:bCs/>
                <w:sz w:val="24"/>
              </w:rPr>
              <w:t>《机器学习的数学原理和算法实践》（</w:t>
            </w:r>
            <w:proofErr w:type="spellStart"/>
            <w:r w:rsidRPr="00B12D70">
              <w:rPr>
                <w:rFonts w:ascii="仿宋" w:eastAsia="仿宋" w:hAnsi="仿宋"/>
                <w:bCs/>
                <w:sz w:val="24"/>
              </w:rPr>
              <w:t>DeepSeek</w:t>
            </w:r>
            <w:proofErr w:type="spellEnd"/>
            <w:r w:rsidRPr="00B12D70">
              <w:rPr>
                <w:rFonts w:ascii="仿宋" w:eastAsia="仿宋" w:hAnsi="仿宋"/>
                <w:bCs/>
                <w:sz w:val="24"/>
              </w:rPr>
              <w:t>教程）</w:t>
            </w:r>
          </w:p>
          <w:p w:rsidR="00B12D70" w:rsidRPr="00B12D70" w:rsidRDefault="00B12D70" w:rsidP="00B12D70">
            <w:pPr>
              <w:pStyle w:val="3"/>
              <w:numPr>
                <w:ilvl w:val="0"/>
                <w:numId w:val="8"/>
              </w:numPr>
              <w:ind w:right="-96"/>
              <w:rPr>
                <w:rFonts w:ascii="仿宋" w:eastAsia="仿宋" w:hAnsi="仿宋"/>
                <w:bCs/>
                <w:sz w:val="24"/>
              </w:rPr>
            </w:pPr>
            <w:r w:rsidRPr="00B12D70">
              <w:rPr>
                <w:rFonts w:ascii="仿宋" w:eastAsia="仿宋" w:hAnsi="仿宋"/>
                <w:bCs/>
                <w:sz w:val="24"/>
              </w:rPr>
              <w:t>《Essential Math for AI》（影印英文版）</w:t>
            </w:r>
          </w:p>
          <w:p w:rsidR="00B12D70" w:rsidRPr="00B12D70" w:rsidRDefault="00B12D70" w:rsidP="00B12D70">
            <w:pPr>
              <w:pStyle w:val="3"/>
              <w:numPr>
                <w:ilvl w:val="0"/>
                <w:numId w:val="8"/>
              </w:numPr>
              <w:ind w:right="-96"/>
              <w:rPr>
                <w:rFonts w:ascii="仿宋" w:eastAsia="仿宋" w:hAnsi="仿宋" w:hint="default"/>
                <w:bCs/>
                <w:sz w:val="24"/>
              </w:rPr>
            </w:pPr>
            <w:r w:rsidRPr="00B12D70">
              <w:rPr>
                <w:rFonts w:ascii="仿宋" w:eastAsia="仿宋" w:hAnsi="仿宋"/>
                <w:bCs/>
                <w:sz w:val="24"/>
              </w:rPr>
              <w:t>《机器学习数学基础》（齐伟编著）等。</w:t>
            </w:r>
          </w:p>
          <w:p w:rsidR="00474BA5" w:rsidRDefault="00B12D70" w:rsidP="00B12D70">
            <w:pPr>
              <w:pStyle w:val="3"/>
              <w:ind w:right="-96"/>
              <w:rPr>
                <w:rFonts w:ascii="仿宋" w:eastAsia="仿宋" w:hAnsi="仿宋" w:hint="default"/>
                <w:bCs/>
                <w:sz w:val="24"/>
              </w:rPr>
            </w:pPr>
            <w:r w:rsidRPr="00B12D70">
              <w:rPr>
                <w:rFonts w:ascii="仿宋" w:eastAsia="仿宋" w:hAnsi="仿宋"/>
                <w:bCs/>
                <w:sz w:val="24"/>
              </w:rPr>
              <w:t>这些教材多数内容结构上偏向“知识型讲授”，以数学概念和公式推导为主，强调为工程实现提供数学支撑。它们在数学工具训练方面具有一定系统性，但大多局限于公式层面，缺乏对人工智能“建构逻辑”“理性结构”与“范式取舍”的讨论，在通识教育、跨学科素养提升与系统性思维引导方面相对不足。</w:t>
            </w:r>
          </w:p>
          <w:p w:rsidR="00EF33C9" w:rsidRDefault="00B12D70" w:rsidP="00474BA5">
            <w:pPr>
              <w:pStyle w:val="3"/>
              <w:ind w:right="-96"/>
              <w:rPr>
                <w:rFonts w:ascii="仿宋" w:eastAsia="仿宋" w:hAnsi="仿宋" w:hint="default"/>
                <w:bCs/>
                <w:sz w:val="24"/>
              </w:rPr>
            </w:pPr>
            <w:r w:rsidRPr="00B12D70">
              <w:rPr>
                <w:rFonts w:ascii="仿宋" w:eastAsia="仿宋" w:hAnsi="仿宋"/>
                <w:bCs/>
                <w:sz w:val="24"/>
              </w:rPr>
              <w:t>相比之下，本教材不以数学推导为教学重点，而是聚焦人工智能背后的理性内核、认知结构与技术选择所体现的思维方式与价值判断，并结合创新案例、范式转变与伦理议题，引导读者建立跨学科、系统化的智能理解框架。</w:t>
            </w:r>
          </w:p>
          <w:p w:rsidR="00474BA5" w:rsidRDefault="00474BA5" w:rsidP="00474BA5">
            <w:pPr>
              <w:pStyle w:val="3"/>
              <w:ind w:right="-96"/>
              <w:rPr>
                <w:rFonts w:ascii="宋体" w:eastAsia="宋体" w:hAnsi="宋体"/>
                <w:sz w:val="24"/>
              </w:rPr>
            </w:pPr>
            <w:bookmarkStart w:id="4" w:name="_GoBack"/>
            <w:bookmarkEnd w:id="4"/>
          </w:p>
        </w:tc>
      </w:tr>
      <w:tr w:rsidR="00EF33C9">
        <w:trPr>
          <w:trHeight w:val="2294"/>
        </w:trPr>
        <w:tc>
          <w:tcPr>
            <w:tcW w:w="9816" w:type="dxa"/>
          </w:tcPr>
          <w:p w:rsidR="006C7B61" w:rsidRDefault="00C03D4C">
            <w:pPr>
              <w:pStyle w:val="3"/>
              <w:spacing w:line="240" w:lineRule="auto"/>
              <w:ind w:right="-96" w:firstLine="0"/>
              <w:rPr>
                <w:rFonts w:ascii="仿宋" w:eastAsia="仿宋" w:hAnsi="仿宋" w:hint="default"/>
                <w:b/>
                <w:bCs/>
                <w:sz w:val="24"/>
                <w:szCs w:val="24"/>
              </w:rPr>
            </w:pPr>
            <w:r>
              <w:rPr>
                <w:rFonts w:ascii="仿宋" w:eastAsia="仿宋" w:hAnsi="仿宋"/>
                <w:b/>
                <w:bCs/>
                <w:sz w:val="24"/>
                <w:szCs w:val="24"/>
              </w:rPr>
              <w:t>本教材特色及创新点</w:t>
            </w:r>
          </w:p>
          <w:p w:rsidR="006C7B61" w:rsidRPr="006C7B61" w:rsidRDefault="006C7B61" w:rsidP="006C7B61">
            <w:pPr>
              <w:pStyle w:val="3"/>
              <w:numPr>
                <w:ilvl w:val="0"/>
                <w:numId w:val="3"/>
              </w:numPr>
              <w:ind w:right="-96"/>
              <w:rPr>
                <w:rFonts w:ascii="仿宋" w:eastAsia="仿宋" w:hAnsi="仿宋" w:hint="default"/>
                <w:bCs/>
                <w:sz w:val="24"/>
              </w:rPr>
            </w:pPr>
            <w:r w:rsidRPr="006C7B61">
              <w:rPr>
                <w:rFonts w:ascii="仿宋" w:eastAsia="仿宋" w:hAnsi="仿宋"/>
                <w:b/>
                <w:bCs/>
                <w:sz w:val="24"/>
              </w:rPr>
              <w:t>通识性与思辨性并重：</w:t>
            </w:r>
            <w:r w:rsidRPr="006C7B61">
              <w:rPr>
                <w:rFonts w:ascii="仿宋" w:eastAsia="仿宋" w:hAnsi="仿宋"/>
                <w:bCs/>
                <w:sz w:val="24"/>
              </w:rPr>
              <w:t>面向不同学科背景的读者，强调以系统化与思辨性的方式理解人工智能，引导读者追问“何为智能”，识别日常生活中各层面的智能现象，培养理性思维能力与跨学科表达素养。</w:t>
            </w:r>
          </w:p>
          <w:p w:rsidR="006C7B61" w:rsidRPr="006C7B61" w:rsidRDefault="006C7B61" w:rsidP="006C7B61">
            <w:pPr>
              <w:pStyle w:val="3"/>
              <w:numPr>
                <w:ilvl w:val="0"/>
                <w:numId w:val="3"/>
              </w:numPr>
              <w:ind w:right="-96"/>
              <w:rPr>
                <w:rFonts w:ascii="仿宋" w:eastAsia="仿宋" w:hAnsi="仿宋" w:hint="default"/>
                <w:bCs/>
                <w:sz w:val="24"/>
              </w:rPr>
            </w:pPr>
            <w:r w:rsidRPr="006C7B61">
              <w:rPr>
                <w:rFonts w:ascii="仿宋" w:eastAsia="仿宋" w:hAnsi="仿宋"/>
                <w:b/>
                <w:bCs/>
                <w:sz w:val="24"/>
              </w:rPr>
              <w:t>聚焦理性内核，淡化技术细节：</w:t>
            </w:r>
            <w:r w:rsidRPr="006C7B61">
              <w:rPr>
                <w:rFonts w:ascii="仿宋" w:eastAsia="仿宋" w:hAnsi="仿宋"/>
                <w:bCs/>
                <w:sz w:val="24"/>
              </w:rPr>
              <w:t>区别于侧重数学推导或编程实现的技术类教材，本书关注人工智能背后的建构逻辑与判断原则，突出模型选择、复杂性控制与技术取舍中的理性权衡，引导读者理解AI决策背后的逻辑基础与价值立场。</w:t>
            </w:r>
          </w:p>
          <w:p w:rsidR="00EF33C9" w:rsidRPr="00F602DE" w:rsidRDefault="006C7B61" w:rsidP="006C7B61">
            <w:pPr>
              <w:pStyle w:val="3"/>
              <w:numPr>
                <w:ilvl w:val="0"/>
                <w:numId w:val="3"/>
              </w:numPr>
              <w:ind w:right="-96"/>
              <w:rPr>
                <w:rFonts w:ascii="仿宋" w:eastAsia="仿宋" w:hAnsi="仿宋" w:hint="default"/>
                <w:b/>
                <w:bCs/>
                <w:sz w:val="24"/>
              </w:rPr>
            </w:pPr>
            <w:r w:rsidRPr="006C7B61">
              <w:rPr>
                <w:rFonts w:ascii="仿宋" w:eastAsia="仿宋" w:hAnsi="仿宋"/>
                <w:b/>
                <w:bCs/>
                <w:sz w:val="24"/>
              </w:rPr>
              <w:t>案例驱动与跨学科融合，激发创新与伦理意识：</w:t>
            </w:r>
            <w:r w:rsidRPr="006C7B61">
              <w:rPr>
                <w:rFonts w:ascii="仿宋" w:eastAsia="仿宋" w:hAnsi="仿宋"/>
                <w:bCs/>
                <w:sz w:val="24"/>
              </w:rPr>
              <w:t>通过典型案例分析，揭示AI创新往往源于</w:t>
            </w:r>
            <w:r w:rsidRPr="006C7B61">
              <w:rPr>
                <w:rFonts w:ascii="仿宋" w:eastAsia="仿宋" w:hAnsi="仿宋"/>
                <w:bCs/>
                <w:sz w:val="24"/>
              </w:rPr>
              <w:lastRenderedPageBreak/>
              <w:t>对问题的深刻洞察与巧妙构思，而非单纯依赖高深技术，激发读者以“小切口”撬动“大问题”的创造性思维；同时引导从哲学、社会、文化等多元视角审视智能的边界与责任伦理，增强批判性思维与现实关照能力。</w:t>
            </w:r>
          </w:p>
        </w:tc>
      </w:tr>
      <w:tr w:rsidR="00EF33C9">
        <w:tc>
          <w:tcPr>
            <w:tcW w:w="9816" w:type="dxa"/>
          </w:tcPr>
          <w:p w:rsidR="006D4BFB" w:rsidRPr="006D4BFB" w:rsidRDefault="00C03D4C" w:rsidP="006D4BFB">
            <w:pPr>
              <w:pStyle w:val="3"/>
              <w:spacing w:line="240" w:lineRule="auto"/>
              <w:ind w:right="-96" w:firstLine="0"/>
              <w:rPr>
                <w:rFonts w:ascii="仿宋" w:eastAsia="仿宋" w:hAnsi="仿宋" w:hint="default"/>
                <w:b/>
                <w:bCs/>
                <w:sz w:val="24"/>
                <w:szCs w:val="24"/>
              </w:rPr>
            </w:pPr>
            <w:r>
              <w:rPr>
                <w:rFonts w:ascii="仿宋" w:eastAsia="仿宋" w:hAnsi="仿宋"/>
                <w:b/>
                <w:bCs/>
                <w:sz w:val="24"/>
                <w:szCs w:val="24"/>
              </w:rPr>
              <w:lastRenderedPageBreak/>
              <w:t>内容提要</w:t>
            </w:r>
          </w:p>
          <w:p w:rsidR="006D4BFB" w:rsidRDefault="006D4BFB" w:rsidP="006D4BFB">
            <w:pPr>
              <w:pStyle w:val="3"/>
              <w:spacing w:line="240" w:lineRule="auto"/>
              <w:ind w:right="-96" w:firstLine="0"/>
              <w:rPr>
                <w:rFonts w:ascii="仿宋" w:eastAsia="仿宋" w:hAnsi="仿宋" w:hint="default"/>
                <w:bCs/>
                <w:sz w:val="24"/>
              </w:rPr>
            </w:pPr>
            <w:r>
              <w:rPr>
                <w:rFonts w:ascii="仿宋" w:eastAsia="仿宋" w:hAnsi="仿宋"/>
                <w:bCs/>
                <w:sz w:val="24"/>
              </w:rPr>
              <w:t>本</w:t>
            </w:r>
            <w:r w:rsidR="007D4CCD">
              <w:rPr>
                <w:rFonts w:ascii="仿宋" w:eastAsia="仿宋" w:hAnsi="仿宋"/>
                <w:bCs/>
                <w:sz w:val="24"/>
              </w:rPr>
              <w:t>教材</w:t>
            </w:r>
            <w:r w:rsidRPr="006D4BFB">
              <w:rPr>
                <w:rFonts w:ascii="仿宋" w:eastAsia="仿宋" w:hAnsi="仿宋"/>
                <w:bCs/>
                <w:sz w:val="24"/>
              </w:rPr>
              <w:t>聚焦人工智能的广谱特质，围绕“智能是什么、如何构建、边界何在”三大核心问题，引导读者理解人工智能背后的理性思维方式与关键建构逻辑，体会其中的选择原则与权衡过程。</w:t>
            </w:r>
          </w:p>
          <w:p w:rsidR="00EF33C9" w:rsidRPr="006D4BFB" w:rsidRDefault="006D4BFB" w:rsidP="006D4BFB">
            <w:pPr>
              <w:pStyle w:val="3"/>
              <w:spacing w:line="240" w:lineRule="auto"/>
              <w:ind w:right="-96" w:firstLine="0"/>
              <w:rPr>
                <w:rFonts w:ascii="仿宋" w:eastAsia="仿宋" w:hAnsi="仿宋" w:hint="default"/>
                <w:b/>
                <w:bCs/>
                <w:sz w:val="24"/>
                <w:szCs w:val="24"/>
              </w:rPr>
            </w:pPr>
            <w:r w:rsidRPr="006D4BFB">
              <w:rPr>
                <w:rFonts w:ascii="仿宋" w:eastAsia="仿宋" w:hAnsi="仿宋"/>
                <w:bCs/>
                <w:sz w:val="24"/>
              </w:rPr>
              <w:t>全书分为四部分：从智能的本质追问出发，探讨其数学起源与计算机发展脉络；继而聚焦机器学习与深度学习的建模逻辑，阐释数学思维、算法思维与工程思维在AI系统构建中的不同侧重于取舍原则；进一步剖析黑箱偏见、计算极限等智能边界问题；最后延伸至AI对认知、社会与文化的深远影响。</w:t>
            </w:r>
          </w:p>
        </w:tc>
      </w:tr>
      <w:tr w:rsidR="00EF33C9">
        <w:tc>
          <w:tcPr>
            <w:tcW w:w="9816" w:type="dxa"/>
          </w:tcPr>
          <w:p w:rsidR="00D61225" w:rsidRDefault="00C03D4C" w:rsidP="00D61225">
            <w:pPr>
              <w:pStyle w:val="3"/>
              <w:spacing w:line="240" w:lineRule="auto"/>
              <w:ind w:right="-96" w:firstLine="0"/>
              <w:rPr>
                <w:rFonts w:ascii="仿宋" w:eastAsia="仿宋" w:hAnsi="仿宋" w:hint="default"/>
                <w:b/>
                <w:bCs/>
                <w:sz w:val="24"/>
                <w:szCs w:val="24"/>
              </w:rPr>
            </w:pPr>
            <w:r>
              <w:rPr>
                <w:rFonts w:ascii="仿宋" w:eastAsia="仿宋" w:hAnsi="仿宋"/>
                <w:b/>
                <w:bCs/>
                <w:sz w:val="24"/>
                <w:szCs w:val="24"/>
              </w:rPr>
              <w:t>读者对象</w:t>
            </w:r>
          </w:p>
          <w:p w:rsidR="00D61225" w:rsidRPr="00D61225" w:rsidRDefault="00DC68C3" w:rsidP="00D61225">
            <w:pPr>
              <w:pStyle w:val="3"/>
              <w:spacing w:line="240" w:lineRule="auto"/>
              <w:ind w:right="-96" w:firstLine="0"/>
              <w:rPr>
                <w:rFonts w:ascii="仿宋" w:eastAsia="仿宋" w:hAnsi="仿宋" w:hint="default"/>
                <w:b/>
                <w:bCs/>
                <w:sz w:val="24"/>
                <w:szCs w:val="24"/>
              </w:rPr>
            </w:pPr>
            <w:r w:rsidRPr="00DC68C3">
              <w:rPr>
                <w:rFonts w:ascii="仿宋" w:eastAsia="仿宋" w:hAnsi="仿宋"/>
                <w:bCs/>
                <w:sz w:val="24"/>
              </w:rPr>
              <w:t>高校本科</w:t>
            </w:r>
            <w:r w:rsidR="00D61225" w:rsidRPr="00D61225">
              <w:rPr>
                <w:rFonts w:ascii="仿宋" w:eastAsia="仿宋" w:hAnsi="仿宋"/>
                <w:bCs/>
                <w:sz w:val="24"/>
              </w:rPr>
              <w:t>和研究生</w:t>
            </w:r>
            <w:r w:rsidRPr="00DC68C3">
              <w:rPr>
                <w:rFonts w:ascii="仿宋" w:eastAsia="仿宋" w:hAnsi="仿宋"/>
                <w:bCs/>
                <w:sz w:val="24"/>
              </w:rPr>
              <w:t>，</w:t>
            </w:r>
            <w:r w:rsidR="00D61225">
              <w:rPr>
                <w:rFonts w:ascii="仿宋" w:eastAsia="仿宋" w:hAnsi="仿宋"/>
                <w:bCs/>
                <w:sz w:val="24"/>
              </w:rPr>
              <w:t>涵盖计算机科学、软件工程等</w:t>
            </w:r>
            <w:r w:rsidRPr="00DC68C3">
              <w:rPr>
                <w:rFonts w:ascii="仿宋" w:eastAsia="仿宋" w:hAnsi="仿宋"/>
                <w:bCs/>
                <w:sz w:val="24"/>
              </w:rPr>
              <w:t>人工智能相关专业</w:t>
            </w:r>
            <w:r w:rsidR="00D61225">
              <w:rPr>
                <w:rFonts w:ascii="仿宋" w:eastAsia="仿宋" w:hAnsi="仿宋"/>
                <w:bCs/>
                <w:sz w:val="24"/>
              </w:rPr>
              <w:t>，以</w:t>
            </w:r>
            <w:r w:rsidRPr="00DC68C3">
              <w:rPr>
                <w:rFonts w:ascii="仿宋" w:eastAsia="仿宋" w:hAnsi="仿宋"/>
                <w:bCs/>
                <w:sz w:val="24"/>
              </w:rPr>
              <w:t>及</w:t>
            </w:r>
            <w:r w:rsidR="00D61225" w:rsidRPr="00D61225">
              <w:rPr>
                <w:rFonts w:ascii="仿宋" w:eastAsia="仿宋" w:hAnsi="仿宋"/>
                <w:bCs/>
                <w:sz w:val="24"/>
              </w:rPr>
              <w:t>教育、</w:t>
            </w:r>
            <w:r w:rsidR="00D61225">
              <w:rPr>
                <w:rFonts w:ascii="仿宋" w:eastAsia="仿宋" w:hAnsi="仿宋"/>
                <w:bCs/>
                <w:sz w:val="24"/>
              </w:rPr>
              <w:t>心理、传媒、艺术等非工科背景的学生；</w:t>
            </w:r>
            <w:r w:rsidR="00D61225" w:rsidRPr="00D61225">
              <w:rPr>
                <w:rFonts w:ascii="仿宋" w:eastAsia="仿宋" w:hAnsi="仿宋"/>
                <w:bCs/>
                <w:sz w:val="24"/>
              </w:rPr>
              <w:t>软件工程师及对人工智能原理与思维方法感兴趣的普通读者。</w:t>
            </w:r>
          </w:p>
        </w:tc>
      </w:tr>
      <w:tr w:rsidR="00EF33C9">
        <w:trPr>
          <w:trHeight w:val="1867"/>
        </w:trPr>
        <w:tc>
          <w:tcPr>
            <w:tcW w:w="9816" w:type="dxa"/>
          </w:tcPr>
          <w:p w:rsidR="00EF33C9" w:rsidRDefault="00C03D4C">
            <w:pPr>
              <w:pStyle w:val="3"/>
              <w:spacing w:line="240" w:lineRule="auto"/>
              <w:ind w:right="-96" w:firstLine="0"/>
              <w:rPr>
                <w:rFonts w:ascii="仿宋" w:eastAsia="仿宋" w:hAnsi="仿宋" w:hint="default"/>
                <w:b/>
                <w:bCs/>
                <w:sz w:val="24"/>
                <w:szCs w:val="24"/>
              </w:rPr>
            </w:pPr>
            <w:r>
              <w:rPr>
                <w:rFonts w:ascii="仿宋" w:eastAsia="仿宋" w:hAnsi="仿宋"/>
                <w:b/>
                <w:bCs/>
                <w:sz w:val="24"/>
                <w:szCs w:val="24"/>
              </w:rPr>
              <w:t>本教材目录（列至三级标题，可另附页）</w:t>
            </w:r>
          </w:p>
          <w:p w:rsidR="00EF33C9" w:rsidRDefault="00EF33C9">
            <w:pPr>
              <w:pStyle w:val="3"/>
              <w:spacing w:line="240" w:lineRule="auto"/>
              <w:ind w:right="-96" w:firstLine="0"/>
              <w:rPr>
                <w:rFonts w:ascii="仿宋" w:eastAsia="仿宋" w:hAnsi="仿宋" w:hint="default"/>
                <w:b/>
                <w:bCs/>
                <w:sz w:val="24"/>
                <w:szCs w:val="24"/>
              </w:rPr>
            </w:pPr>
          </w:p>
          <w:p w:rsidR="007D4CCD" w:rsidRPr="007D4CCD" w:rsidRDefault="007D4CCD" w:rsidP="007D4CCD">
            <w:pPr>
              <w:pStyle w:val="3"/>
              <w:spacing w:line="240" w:lineRule="auto"/>
              <w:ind w:right="-96" w:firstLine="0"/>
              <w:rPr>
                <w:rFonts w:ascii="仿宋" w:eastAsia="仿宋" w:hAnsi="仿宋" w:hint="default"/>
                <w:b/>
                <w:bCs/>
                <w:sz w:val="24"/>
                <w:szCs w:val="24"/>
              </w:rPr>
            </w:pPr>
            <w:r w:rsidRPr="007D4CCD">
              <w:rPr>
                <w:rFonts w:ascii="仿宋" w:eastAsia="仿宋" w:hAnsi="仿宋"/>
                <w:b/>
                <w:bCs/>
                <w:sz w:val="24"/>
                <w:szCs w:val="24"/>
              </w:rPr>
              <w:t>第一部分 追问智能</w:t>
            </w:r>
          </w:p>
          <w:p w:rsidR="007D4CCD" w:rsidRPr="00863873" w:rsidRDefault="007D4CCD" w:rsidP="007D4CCD">
            <w:pPr>
              <w:pStyle w:val="3"/>
              <w:widowControl/>
              <w:numPr>
                <w:ilvl w:val="0"/>
                <w:numId w:val="1"/>
              </w:numPr>
              <w:spacing w:line="240" w:lineRule="auto"/>
              <w:ind w:right="-96"/>
              <w:jc w:val="left"/>
              <w:rPr>
                <w:rFonts w:ascii="仿宋" w:eastAsia="仿宋" w:hAnsi="仿宋" w:hint="default"/>
                <w:b/>
                <w:bCs/>
                <w:sz w:val="24"/>
                <w:szCs w:val="24"/>
              </w:rPr>
            </w:pPr>
            <w:r w:rsidRPr="00863873">
              <w:rPr>
                <w:rFonts w:ascii="仿宋" w:eastAsia="仿宋" w:hAnsi="仿宋"/>
                <w:b/>
                <w:bCs/>
                <w:sz w:val="24"/>
                <w:szCs w:val="24"/>
              </w:rPr>
              <w:t>引言：何为智能</w:t>
            </w:r>
          </w:p>
          <w:p w:rsidR="007D4CCD" w:rsidRPr="007D4CCD" w:rsidRDefault="007D4CCD" w:rsidP="007D4CCD">
            <w:pPr>
              <w:pStyle w:val="3"/>
              <w:widowControl/>
              <w:numPr>
                <w:ilvl w:val="1"/>
                <w:numId w:val="2"/>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智能与人工智能的界限</w:t>
            </w:r>
          </w:p>
          <w:p w:rsidR="007D4CCD" w:rsidRPr="007D4CCD" w:rsidRDefault="007D4CCD" w:rsidP="007D4CCD">
            <w:pPr>
              <w:pStyle w:val="3"/>
              <w:widowControl/>
              <w:numPr>
                <w:ilvl w:val="1"/>
                <w:numId w:val="2"/>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鹦鹉与乌鸦：如何定义智能？</w:t>
            </w:r>
          </w:p>
          <w:p w:rsidR="007D4CCD" w:rsidRPr="007D4CCD" w:rsidRDefault="007D4CCD" w:rsidP="007D4CCD">
            <w:pPr>
              <w:pStyle w:val="3"/>
              <w:widowControl/>
              <w:numPr>
                <w:ilvl w:val="1"/>
                <w:numId w:val="2"/>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智能的五重维度</w:t>
            </w:r>
          </w:p>
          <w:p w:rsidR="007D4CCD" w:rsidRPr="00863873" w:rsidRDefault="007D4CCD" w:rsidP="007D4CCD">
            <w:pPr>
              <w:pStyle w:val="3"/>
              <w:widowControl/>
              <w:numPr>
                <w:ilvl w:val="0"/>
                <w:numId w:val="1"/>
              </w:numPr>
              <w:spacing w:line="240" w:lineRule="auto"/>
              <w:ind w:right="-96"/>
              <w:jc w:val="left"/>
              <w:rPr>
                <w:rFonts w:ascii="仿宋" w:eastAsia="仿宋" w:hAnsi="仿宋" w:hint="default"/>
                <w:b/>
                <w:bCs/>
                <w:sz w:val="24"/>
                <w:szCs w:val="24"/>
              </w:rPr>
            </w:pPr>
            <w:r w:rsidRPr="00863873">
              <w:rPr>
                <w:rFonts w:ascii="仿宋" w:eastAsia="仿宋" w:hAnsi="仿宋"/>
                <w:b/>
                <w:bCs/>
                <w:sz w:val="24"/>
                <w:szCs w:val="24"/>
              </w:rPr>
              <w:t>智能，生于数学</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简明数学史</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三次数学危机与思维转向</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数学中的“不确定性”与“可计算性”</w:t>
            </w:r>
          </w:p>
          <w:p w:rsidR="007D4CCD" w:rsidRPr="00863873" w:rsidRDefault="007D4CCD" w:rsidP="007D4CCD">
            <w:pPr>
              <w:pStyle w:val="3"/>
              <w:widowControl/>
              <w:numPr>
                <w:ilvl w:val="0"/>
                <w:numId w:val="1"/>
              </w:numPr>
              <w:spacing w:line="240" w:lineRule="auto"/>
              <w:ind w:right="-96"/>
              <w:jc w:val="left"/>
              <w:rPr>
                <w:rFonts w:ascii="仿宋" w:eastAsia="仿宋" w:hAnsi="仿宋" w:hint="default"/>
                <w:b/>
                <w:bCs/>
                <w:sz w:val="24"/>
                <w:szCs w:val="24"/>
              </w:rPr>
            </w:pPr>
            <w:r w:rsidRPr="00863873">
              <w:rPr>
                <w:rFonts w:ascii="仿宋" w:eastAsia="仿宋" w:hAnsi="仿宋"/>
                <w:b/>
                <w:bCs/>
                <w:sz w:val="24"/>
                <w:szCs w:val="24"/>
              </w:rPr>
              <w:t>智能，成于计算机</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简明AI史</w:t>
            </w:r>
          </w:p>
          <w:p w:rsidR="007D4CCD" w:rsidRPr="007D4CCD" w:rsidRDefault="007D4CCD" w:rsidP="007D4CCD">
            <w:pPr>
              <w:pStyle w:val="3"/>
              <w:numPr>
                <w:ilvl w:val="1"/>
                <w:numId w:val="1"/>
              </w:numPr>
              <w:ind w:right="-96"/>
              <w:rPr>
                <w:rFonts w:ascii="仿宋" w:eastAsia="仿宋" w:hAnsi="仿宋" w:hint="default"/>
                <w:bCs/>
                <w:sz w:val="24"/>
                <w:szCs w:val="24"/>
              </w:rPr>
            </w:pPr>
            <w:r w:rsidRPr="007D4CCD">
              <w:rPr>
                <w:rFonts w:ascii="仿宋" w:eastAsia="仿宋" w:hAnsi="仿宋"/>
                <w:bCs/>
                <w:sz w:val="24"/>
                <w:szCs w:val="24"/>
              </w:rPr>
              <w:t>人工智能主要学派：符号主义、连接主义、行为主义</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从工具到伙伴：AI范式的嬗变</w:t>
            </w:r>
          </w:p>
          <w:p w:rsidR="007D4CCD" w:rsidRPr="007D4CCD" w:rsidRDefault="007D4CCD" w:rsidP="007D4CCD">
            <w:pPr>
              <w:pStyle w:val="3"/>
              <w:spacing w:line="240" w:lineRule="auto"/>
              <w:ind w:right="-96" w:firstLine="0"/>
              <w:rPr>
                <w:rFonts w:ascii="仿宋" w:eastAsia="仿宋" w:hAnsi="仿宋" w:hint="default"/>
                <w:b/>
                <w:bCs/>
                <w:sz w:val="24"/>
                <w:szCs w:val="24"/>
              </w:rPr>
            </w:pPr>
            <w:r w:rsidRPr="007D4CCD">
              <w:rPr>
                <w:rFonts w:ascii="仿宋" w:eastAsia="仿宋" w:hAnsi="仿宋"/>
                <w:b/>
                <w:bCs/>
                <w:sz w:val="24"/>
                <w:szCs w:val="24"/>
              </w:rPr>
              <w:t>第二部分 学习的数学思维</w:t>
            </w:r>
          </w:p>
          <w:p w:rsidR="007D4CCD" w:rsidRPr="00863873" w:rsidRDefault="007D4CCD" w:rsidP="007D4CCD">
            <w:pPr>
              <w:pStyle w:val="3"/>
              <w:widowControl/>
              <w:numPr>
                <w:ilvl w:val="0"/>
                <w:numId w:val="1"/>
              </w:numPr>
              <w:spacing w:line="240" w:lineRule="auto"/>
              <w:ind w:right="-96"/>
              <w:jc w:val="left"/>
              <w:rPr>
                <w:rFonts w:ascii="仿宋" w:eastAsia="仿宋" w:hAnsi="仿宋" w:hint="default"/>
                <w:b/>
                <w:bCs/>
                <w:sz w:val="24"/>
                <w:szCs w:val="24"/>
              </w:rPr>
            </w:pPr>
            <w:r w:rsidRPr="00863873">
              <w:rPr>
                <w:rFonts w:ascii="仿宋" w:eastAsia="仿宋" w:hAnsi="仿宋"/>
                <w:b/>
                <w:bCs/>
                <w:sz w:val="24"/>
                <w:szCs w:val="24"/>
              </w:rPr>
              <w:t>人工智能的三种思维</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数学思维：抽象建模与结构表达</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算法思维：：步骤化解决与最优化</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工程思维：系统搭建与可落地性</w:t>
            </w:r>
          </w:p>
          <w:p w:rsidR="007D4CCD" w:rsidRPr="00863873" w:rsidRDefault="007D4CCD" w:rsidP="007D4CCD">
            <w:pPr>
              <w:pStyle w:val="3"/>
              <w:widowControl/>
              <w:numPr>
                <w:ilvl w:val="0"/>
                <w:numId w:val="1"/>
              </w:numPr>
              <w:spacing w:line="240" w:lineRule="auto"/>
              <w:ind w:right="-96"/>
              <w:jc w:val="left"/>
              <w:rPr>
                <w:rFonts w:ascii="仿宋" w:eastAsia="仿宋" w:hAnsi="仿宋" w:hint="default"/>
                <w:b/>
                <w:bCs/>
                <w:sz w:val="24"/>
                <w:szCs w:val="24"/>
              </w:rPr>
            </w:pPr>
            <w:r w:rsidRPr="00863873">
              <w:rPr>
                <w:rFonts w:ascii="仿宋" w:eastAsia="仿宋" w:hAnsi="仿宋"/>
                <w:b/>
                <w:bCs/>
                <w:sz w:val="24"/>
                <w:szCs w:val="24"/>
              </w:rPr>
              <w:t>学习如何学习</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机器学习，必然选择</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学习本质：寻找一个函数</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机器学习三要素</w:t>
            </w:r>
          </w:p>
          <w:p w:rsidR="007D4CCD" w:rsidRPr="00863873" w:rsidRDefault="007D4CCD" w:rsidP="007D4CCD">
            <w:pPr>
              <w:pStyle w:val="3"/>
              <w:widowControl/>
              <w:numPr>
                <w:ilvl w:val="0"/>
                <w:numId w:val="1"/>
              </w:numPr>
              <w:spacing w:line="240" w:lineRule="auto"/>
              <w:ind w:right="-96"/>
              <w:jc w:val="left"/>
              <w:rPr>
                <w:rFonts w:ascii="仿宋" w:eastAsia="仿宋" w:hAnsi="仿宋" w:hint="default"/>
                <w:b/>
                <w:bCs/>
                <w:sz w:val="24"/>
                <w:szCs w:val="24"/>
              </w:rPr>
            </w:pPr>
            <w:r w:rsidRPr="00863873">
              <w:rPr>
                <w:rFonts w:ascii="仿宋" w:eastAsia="仿宋" w:hAnsi="仿宋"/>
                <w:b/>
                <w:bCs/>
                <w:sz w:val="24"/>
                <w:szCs w:val="24"/>
              </w:rPr>
              <w:lastRenderedPageBreak/>
              <w:t>传统机器学习</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监督学习：用标签构建认知</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无监督学习：结构发现与聚类</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半监督学习：学习的折中方案</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传统机器学习的辉煌与局限</w:t>
            </w:r>
          </w:p>
          <w:p w:rsidR="007D4CCD" w:rsidRPr="00863873" w:rsidRDefault="007D4CCD" w:rsidP="007D4CCD">
            <w:pPr>
              <w:pStyle w:val="3"/>
              <w:widowControl/>
              <w:numPr>
                <w:ilvl w:val="0"/>
                <w:numId w:val="1"/>
              </w:numPr>
              <w:spacing w:line="240" w:lineRule="auto"/>
              <w:ind w:right="-96"/>
              <w:jc w:val="left"/>
              <w:rPr>
                <w:rFonts w:ascii="仿宋" w:eastAsia="仿宋" w:hAnsi="仿宋" w:hint="default"/>
                <w:b/>
                <w:bCs/>
                <w:sz w:val="24"/>
                <w:szCs w:val="24"/>
              </w:rPr>
            </w:pPr>
            <w:r w:rsidRPr="00863873">
              <w:rPr>
                <w:rFonts w:ascii="仿宋" w:eastAsia="仿宋" w:hAnsi="仿宋"/>
                <w:b/>
                <w:bCs/>
                <w:sz w:val="24"/>
                <w:szCs w:val="24"/>
              </w:rPr>
              <w:t>深度学习</w:t>
            </w:r>
            <w:r w:rsidR="00C250A1">
              <w:rPr>
                <w:rFonts w:ascii="仿宋" w:eastAsia="仿宋" w:hAnsi="仿宋"/>
                <w:b/>
                <w:bCs/>
                <w:sz w:val="24"/>
                <w:szCs w:val="24"/>
              </w:rPr>
              <w:t>，</w:t>
            </w:r>
            <w:r w:rsidR="00C250A1" w:rsidRPr="00863873">
              <w:rPr>
                <w:rFonts w:ascii="仿宋" w:eastAsia="仿宋" w:hAnsi="仿宋"/>
                <w:b/>
                <w:bCs/>
                <w:sz w:val="24"/>
                <w:szCs w:val="24"/>
              </w:rPr>
              <w:t>真的行</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从机器学习到深度学习：为什么要深？</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生物神经元的启发：模拟大脑</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M-P模型：人工神经网络的起点</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感知机：第一个可训练的神经网络</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多层感知机：突破线性界限</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前馈神经网络：从简单到复杂</w:t>
            </w:r>
          </w:p>
          <w:p w:rsidR="007D4CCD" w:rsidRPr="00C250A1" w:rsidRDefault="007D4CCD" w:rsidP="00C250A1">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通用逼近定理：神经网络的理论保障</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全连接神经网络：原型与瓶颈</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神经网络的架构</w:t>
            </w:r>
            <w:r w:rsidR="00C250A1">
              <w:rPr>
                <w:rFonts w:ascii="仿宋" w:eastAsia="仿宋" w:hAnsi="仿宋"/>
                <w:bCs/>
                <w:sz w:val="24"/>
                <w:szCs w:val="24"/>
              </w:rPr>
              <w:t>演化</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深度学习的强大与边界</w:t>
            </w:r>
          </w:p>
          <w:p w:rsidR="007D4CCD" w:rsidRPr="00863873" w:rsidRDefault="007D4CCD" w:rsidP="007D4CCD">
            <w:pPr>
              <w:pStyle w:val="3"/>
              <w:widowControl/>
              <w:numPr>
                <w:ilvl w:val="0"/>
                <w:numId w:val="1"/>
              </w:numPr>
              <w:spacing w:line="240" w:lineRule="auto"/>
              <w:ind w:right="-96"/>
              <w:jc w:val="left"/>
              <w:rPr>
                <w:rFonts w:ascii="仿宋" w:eastAsia="仿宋" w:hAnsi="仿宋" w:hint="default"/>
                <w:b/>
                <w:bCs/>
                <w:sz w:val="24"/>
                <w:szCs w:val="24"/>
              </w:rPr>
            </w:pPr>
            <w:r w:rsidRPr="00863873">
              <w:rPr>
                <w:rFonts w:ascii="仿宋" w:eastAsia="仿宋" w:hAnsi="仿宋"/>
                <w:b/>
                <w:bCs/>
                <w:sz w:val="24"/>
                <w:szCs w:val="24"/>
              </w:rPr>
              <w:t>生成式AI：从模仿到创造</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生成模型的基本原理</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proofErr w:type="spellStart"/>
            <w:r w:rsidRPr="007D4CCD">
              <w:rPr>
                <w:rFonts w:ascii="仿宋" w:eastAsia="仿宋" w:hAnsi="仿宋" w:hint="default"/>
                <w:bCs/>
                <w:sz w:val="24"/>
                <w:szCs w:val="24"/>
              </w:rPr>
              <w:t>ChatGPT</w:t>
            </w:r>
            <w:proofErr w:type="spellEnd"/>
            <w:r w:rsidRPr="007D4CCD">
              <w:rPr>
                <w:rFonts w:ascii="仿宋" w:eastAsia="仿宋" w:hAnsi="仿宋"/>
                <w:bCs/>
                <w:sz w:val="24"/>
                <w:szCs w:val="24"/>
              </w:rPr>
              <w:t>、</w:t>
            </w:r>
            <w:proofErr w:type="spellStart"/>
            <w:r w:rsidRPr="007D4CCD">
              <w:rPr>
                <w:rFonts w:ascii="仿宋" w:eastAsia="仿宋" w:hAnsi="仿宋" w:hint="default"/>
                <w:bCs/>
                <w:sz w:val="24"/>
                <w:szCs w:val="24"/>
              </w:rPr>
              <w:t>Midjourney</w:t>
            </w:r>
            <w:proofErr w:type="spellEnd"/>
            <w:r w:rsidRPr="007D4CCD">
              <w:rPr>
                <w:rFonts w:ascii="仿宋" w:eastAsia="仿宋" w:hAnsi="仿宋"/>
                <w:bCs/>
                <w:sz w:val="24"/>
                <w:szCs w:val="24"/>
              </w:rPr>
              <w:t>等案例分析</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生成式AI的力量与幻觉</w:t>
            </w:r>
          </w:p>
          <w:p w:rsidR="007D4CCD" w:rsidRPr="007D4CCD" w:rsidRDefault="007D4CCD" w:rsidP="007D4CCD">
            <w:pPr>
              <w:pStyle w:val="3"/>
              <w:spacing w:line="240" w:lineRule="auto"/>
              <w:ind w:right="-96" w:firstLine="0"/>
              <w:rPr>
                <w:rFonts w:ascii="仿宋" w:eastAsia="仿宋" w:hAnsi="仿宋" w:hint="default"/>
                <w:b/>
                <w:bCs/>
                <w:sz w:val="24"/>
                <w:szCs w:val="24"/>
              </w:rPr>
            </w:pPr>
            <w:r w:rsidRPr="007D4CCD">
              <w:rPr>
                <w:rFonts w:ascii="仿宋" w:eastAsia="仿宋" w:hAnsi="仿宋"/>
                <w:b/>
                <w:bCs/>
                <w:sz w:val="24"/>
                <w:szCs w:val="24"/>
              </w:rPr>
              <w:t xml:space="preserve">第三部分 </w:t>
            </w:r>
            <w:r w:rsidR="00863873">
              <w:rPr>
                <w:rFonts w:ascii="仿宋" w:eastAsia="仿宋" w:hAnsi="仿宋"/>
                <w:b/>
                <w:bCs/>
                <w:sz w:val="24"/>
                <w:szCs w:val="24"/>
              </w:rPr>
              <w:t>智能</w:t>
            </w:r>
            <w:r w:rsidRPr="007D4CCD">
              <w:rPr>
                <w:rFonts w:ascii="仿宋" w:eastAsia="仿宋" w:hAnsi="仿宋"/>
                <w:b/>
                <w:bCs/>
                <w:sz w:val="24"/>
                <w:szCs w:val="24"/>
              </w:rPr>
              <w:t>的边界</w:t>
            </w:r>
          </w:p>
          <w:p w:rsidR="007D4CCD" w:rsidRPr="00863873" w:rsidRDefault="007D4CCD" w:rsidP="007D4CCD">
            <w:pPr>
              <w:pStyle w:val="3"/>
              <w:widowControl/>
              <w:numPr>
                <w:ilvl w:val="0"/>
                <w:numId w:val="1"/>
              </w:numPr>
              <w:spacing w:line="240" w:lineRule="auto"/>
              <w:ind w:right="-96"/>
              <w:jc w:val="left"/>
              <w:rPr>
                <w:rFonts w:ascii="仿宋" w:eastAsia="仿宋" w:hAnsi="仿宋" w:hint="default"/>
                <w:b/>
                <w:bCs/>
                <w:sz w:val="24"/>
                <w:szCs w:val="24"/>
              </w:rPr>
            </w:pPr>
            <w:r w:rsidRPr="00863873">
              <w:rPr>
                <w:rFonts w:ascii="仿宋" w:eastAsia="仿宋" w:hAnsi="仿宋"/>
                <w:b/>
                <w:bCs/>
                <w:sz w:val="24"/>
                <w:szCs w:val="24"/>
              </w:rPr>
              <w:t>深度学习的边界与极限</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黑箱问题与不可解释性</w:t>
            </w:r>
          </w:p>
          <w:p w:rsidR="007D4CCD" w:rsidRPr="007D4CCD" w:rsidRDefault="007D4CCD" w:rsidP="007D4CCD">
            <w:pPr>
              <w:pStyle w:val="3"/>
              <w:widowControl/>
              <w:numPr>
                <w:ilvl w:val="1"/>
                <w:numId w:val="1"/>
              </w:numPr>
              <w:spacing w:line="240" w:lineRule="auto"/>
              <w:ind w:right="-96"/>
              <w:jc w:val="left"/>
              <w:rPr>
                <w:rFonts w:ascii="仿宋" w:eastAsia="仿宋" w:hAnsi="仿宋" w:hint="default"/>
                <w:bCs/>
                <w:sz w:val="24"/>
                <w:szCs w:val="24"/>
              </w:rPr>
            </w:pPr>
            <w:r w:rsidRPr="007D4CCD">
              <w:rPr>
                <w:rFonts w:ascii="仿宋" w:eastAsia="仿宋" w:hAnsi="仿宋"/>
                <w:bCs/>
                <w:sz w:val="24"/>
                <w:szCs w:val="24"/>
              </w:rPr>
              <w:t>数据偏见与训练幻觉</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图灵机模型与计算极限</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哥德尔定理与不完备性</w:t>
            </w:r>
          </w:p>
          <w:p w:rsidR="007D4CCD" w:rsidRPr="00863873" w:rsidRDefault="007D4CCD" w:rsidP="007D4CCD">
            <w:pPr>
              <w:pStyle w:val="3"/>
              <w:widowControl/>
              <w:numPr>
                <w:ilvl w:val="0"/>
                <w:numId w:val="1"/>
              </w:numPr>
              <w:spacing w:line="240" w:lineRule="auto"/>
              <w:ind w:right="-96"/>
              <w:jc w:val="left"/>
              <w:rPr>
                <w:rFonts w:ascii="仿宋" w:eastAsia="仿宋" w:hAnsi="仿宋" w:hint="default"/>
                <w:b/>
                <w:bCs/>
                <w:sz w:val="24"/>
                <w:szCs w:val="24"/>
              </w:rPr>
            </w:pPr>
            <w:r w:rsidRPr="00863873">
              <w:rPr>
                <w:rFonts w:ascii="仿宋" w:eastAsia="仿宋" w:hAnsi="仿宋"/>
                <w:b/>
                <w:bCs/>
                <w:sz w:val="24"/>
                <w:szCs w:val="24"/>
              </w:rPr>
              <w:t>符号主义与连接主义的融合</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两种AI路径的争论</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融合之路：神经符号混合模型</w:t>
            </w:r>
          </w:p>
          <w:p w:rsidR="007D4CCD" w:rsidRPr="007D4CCD" w:rsidRDefault="007D4CCD" w:rsidP="007D4CCD">
            <w:pPr>
              <w:pStyle w:val="3"/>
              <w:spacing w:line="240" w:lineRule="auto"/>
              <w:ind w:right="-96" w:firstLine="0"/>
              <w:rPr>
                <w:rFonts w:ascii="仿宋" w:eastAsia="仿宋" w:hAnsi="仿宋" w:hint="default"/>
                <w:b/>
                <w:bCs/>
                <w:sz w:val="24"/>
                <w:szCs w:val="24"/>
              </w:rPr>
            </w:pPr>
            <w:r w:rsidRPr="007D4CCD">
              <w:rPr>
                <w:rFonts w:ascii="仿宋" w:eastAsia="仿宋" w:hAnsi="仿宋"/>
                <w:b/>
                <w:bCs/>
                <w:sz w:val="24"/>
                <w:szCs w:val="24"/>
              </w:rPr>
              <w:t>第四部分 回归与超越</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认知增强与决策支持</w:t>
            </w:r>
          </w:p>
          <w:p w:rsidR="007D4CCD" w:rsidRPr="007D4CCD" w:rsidRDefault="007D4CCD" w:rsidP="007D4CCD">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教育、医疗、艺术中的AI转型</w:t>
            </w:r>
          </w:p>
          <w:p w:rsidR="00EF33C9" w:rsidRPr="00863873" w:rsidRDefault="007D4CCD" w:rsidP="00863873">
            <w:pPr>
              <w:pStyle w:val="3"/>
              <w:widowControl/>
              <w:numPr>
                <w:ilvl w:val="1"/>
                <w:numId w:val="1"/>
              </w:numPr>
              <w:ind w:right="-96"/>
              <w:jc w:val="left"/>
              <w:rPr>
                <w:rFonts w:ascii="仿宋" w:eastAsia="仿宋" w:hAnsi="仿宋" w:hint="default"/>
                <w:bCs/>
                <w:sz w:val="24"/>
                <w:szCs w:val="24"/>
              </w:rPr>
            </w:pPr>
            <w:r w:rsidRPr="007D4CCD">
              <w:rPr>
                <w:rFonts w:ascii="仿宋" w:eastAsia="仿宋" w:hAnsi="仿宋"/>
                <w:bCs/>
                <w:sz w:val="24"/>
                <w:szCs w:val="24"/>
              </w:rPr>
              <w:t>理解的终点：智慧的可能性</w:t>
            </w:r>
          </w:p>
        </w:tc>
      </w:tr>
    </w:tbl>
    <w:p w:rsidR="00EF33C9" w:rsidRDefault="00EF33C9">
      <w:pPr>
        <w:adjustRightInd w:val="0"/>
        <w:snapToGrid w:val="0"/>
        <w:rPr>
          <w:rFonts w:ascii="楷体" w:eastAsia="楷体" w:hAnsi="楷体"/>
          <w:sz w:val="28"/>
          <w:szCs w:val="28"/>
        </w:rPr>
      </w:pPr>
    </w:p>
    <w:sectPr w:rsidR="00EF33C9">
      <w:footerReference w:type="even" r:id="rId8"/>
      <w:footerReference w:type="default" r:id="rId9"/>
      <w:pgSz w:w="11906" w:h="16838"/>
      <w:pgMar w:top="1418" w:right="1814" w:bottom="1134" w:left="1814" w:header="851" w:footer="899"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3D42" w:rsidRDefault="00403D42">
      <w:r>
        <w:separator/>
      </w:r>
    </w:p>
  </w:endnote>
  <w:endnote w:type="continuationSeparator" w:id="0">
    <w:p w:rsidR="00403D42" w:rsidRDefault="00403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panose1 w:val="020B0604020202020204"/>
    <w:charset w:val="86"/>
    <w:family w:val="modern"/>
    <w:pitch w:val="fixed"/>
    <w:sig w:usb0="00000001" w:usb1="080E0000" w:usb2="00000010" w:usb3="00000000" w:csb0="00040000" w:csb1="00000000"/>
  </w:font>
  <w:font w:name="仿宋_GB2312">
    <w:altName w:val="仿宋"/>
    <w:panose1 w:val="020B0604020202020204"/>
    <w:charset w:val="86"/>
    <w:family w:val="modern"/>
    <w:pitch w:val="default"/>
    <w:sig w:usb0="00000000" w:usb1="00000000" w:usb2="00000010" w:usb3="00000000" w:csb0="00040000" w:csb1="00000000"/>
  </w:font>
  <w:font w:name="Arial Unicode MS">
    <w:panose1 w:val="020B0604020202020204"/>
    <w:charset w:val="80"/>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decorative"/>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33C9" w:rsidRDefault="00C03D4C">
    <w:pPr>
      <w:pStyle w:val="a7"/>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rsidR="00EF33C9" w:rsidRDefault="00EF33C9">
    <w:pPr>
      <w:pStyle w:val="a7"/>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33C9" w:rsidRDefault="00C03D4C">
    <w:pPr>
      <w:pStyle w:val="a7"/>
      <w:rPr>
        <w:rStyle w:val="aa"/>
        <w:sz w:val="28"/>
      </w:rPr>
    </w:pPr>
    <w:r>
      <w:rPr>
        <w:noProof/>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F33C9" w:rsidRDefault="00C03D4C">
                          <w:pPr>
                            <w:pStyle w:val="a7"/>
                          </w:pPr>
                          <w:r>
                            <w:fldChar w:fldCharType="begin"/>
                          </w:r>
                          <w:r>
                            <w:instrText xml:space="preserve"> PAGE  \* MERGEFORMAT </w:instrText>
                          </w:r>
                          <w:r>
                            <w:fldChar w:fldCharType="separate"/>
                          </w:r>
                          <w:r>
                            <w:t>2</w:t>
                          </w:r>
                          <w:r>
                            <w:fldChar w:fldCharType="end"/>
                          </w:r>
                          <w:r>
                            <w:t xml:space="preserve"> / </w:t>
                          </w:r>
                          <w:r w:rsidR="00403D42">
                            <w:fldChar w:fldCharType="begin"/>
                          </w:r>
                          <w:r w:rsidR="00403D42">
                            <w:instrText xml:space="preserve"> NUMPAGES  \* MERGEFORMAT </w:instrText>
                          </w:r>
                          <w:r w:rsidR="00403D42">
                            <w:fldChar w:fldCharType="separate"/>
                          </w:r>
                          <w:r>
                            <w:t>3</w:t>
                          </w:r>
                          <w:r w:rsidR="00403D42">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" filled="f" stroked="f" strokeweight=".5pt">
              <v:textbox style="mso-fit-shape-to-text:t" inset="0,0,0,0">
                <w:txbxContent>
                  <w:p w:rsidR="00EF33C9" w:rsidRDefault="00C03D4C">
                    <w:pPr>
                      <w:pStyle w:val="a7"/>
                    </w:pPr>
                    <w:r>
                      <w:fldChar w:fldCharType="begin"/>
                    </w:r>
                    <w:r>
                      <w:instrText xml:space="preserve"> PAGE  \* MERGEFORMAT </w:instrText>
                    </w:r>
                    <w:r>
                      <w:fldChar w:fldCharType="separate"/>
                    </w:r>
                    <w:r>
                      <w:t>2</w:t>
                    </w:r>
                    <w:r>
                      <w:fldChar w:fldCharType="end"/>
                    </w:r>
                    <w:r>
                      <w:t xml:space="preserve"> / </w:t>
                    </w:r>
                    <w:r w:rsidR="00403D42">
                      <w:fldChar w:fldCharType="begin"/>
                    </w:r>
                    <w:r w:rsidR="00403D42">
                      <w:instrText xml:space="preserve"> NUMPAGES  \* MERGEFORMAT </w:instrText>
                    </w:r>
                    <w:r w:rsidR="00403D42">
                      <w:fldChar w:fldCharType="separate"/>
                    </w:r>
                    <w:r>
                      <w:t>3</w:t>
                    </w:r>
                    <w:r w:rsidR="00403D42">
                      <w:fldChar w:fldCharType="end"/>
                    </w:r>
                  </w:p>
                </w:txbxContent>
              </v:textbox>
              <w10:wrap anchorx="margin"/>
            </v:shape>
          </w:pict>
        </mc:Fallback>
      </mc:AlternateContent>
    </w:r>
  </w:p>
  <w:p w:rsidR="00EF33C9" w:rsidRDefault="00EF33C9">
    <w:pPr>
      <w:pStyle w:val="a7"/>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3D42" w:rsidRDefault="00403D42">
      <w:r>
        <w:separator/>
      </w:r>
    </w:p>
  </w:footnote>
  <w:footnote w:type="continuationSeparator" w:id="0">
    <w:p w:rsidR="00403D42" w:rsidRDefault="00403D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F07A0C"/>
    <w:multiLevelType w:val="hybridMultilevel"/>
    <w:tmpl w:val="864EC22A"/>
    <w:lvl w:ilvl="0" w:tplc="1358636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CFE7E02"/>
    <w:multiLevelType w:val="multilevel"/>
    <w:tmpl w:val="1AA8DE40"/>
    <w:lvl w:ilvl="0">
      <w:start w:val="1"/>
      <w:numFmt w:val="decimal"/>
      <w:lvlText w:val="第%1章"/>
      <w:lvlJc w:val="left"/>
      <w:pPr>
        <w:ind w:left="420" w:hanging="420"/>
      </w:pPr>
      <w:rPr>
        <w:rFonts w:hint="default"/>
        <w:sz w:val="21"/>
        <w:szCs w:val="24"/>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AFA7B9F"/>
    <w:multiLevelType w:val="multilevel"/>
    <w:tmpl w:val="C16E0F74"/>
    <w:lvl w:ilvl="0">
      <w:start w:val="1"/>
      <w:numFmt w:val="bullet"/>
      <w:lvlText w:val=""/>
      <w:lvlJc w:val="left"/>
      <w:pPr>
        <w:tabs>
          <w:tab w:val="num" w:pos="675"/>
        </w:tabs>
        <w:ind w:left="675" w:hanging="360"/>
      </w:pPr>
      <w:rPr>
        <w:rFonts w:ascii="Symbol" w:hAnsi="Symbol" w:hint="default"/>
        <w:sz w:val="20"/>
      </w:rPr>
    </w:lvl>
    <w:lvl w:ilvl="1" w:tentative="1">
      <w:start w:val="1"/>
      <w:numFmt w:val="bullet"/>
      <w:lvlText w:val="o"/>
      <w:lvlJc w:val="left"/>
      <w:pPr>
        <w:tabs>
          <w:tab w:val="num" w:pos="1395"/>
        </w:tabs>
        <w:ind w:left="1395" w:hanging="360"/>
      </w:pPr>
      <w:rPr>
        <w:rFonts w:ascii="Courier New" w:hAnsi="Courier New" w:hint="default"/>
        <w:sz w:val="20"/>
      </w:rPr>
    </w:lvl>
    <w:lvl w:ilvl="2" w:tentative="1">
      <w:start w:val="1"/>
      <w:numFmt w:val="bullet"/>
      <w:lvlText w:val=""/>
      <w:lvlJc w:val="left"/>
      <w:pPr>
        <w:tabs>
          <w:tab w:val="num" w:pos="2115"/>
        </w:tabs>
        <w:ind w:left="2115" w:hanging="360"/>
      </w:pPr>
      <w:rPr>
        <w:rFonts w:ascii="Wingdings" w:hAnsi="Wingdings" w:hint="default"/>
        <w:sz w:val="20"/>
      </w:rPr>
    </w:lvl>
    <w:lvl w:ilvl="3" w:tentative="1">
      <w:start w:val="1"/>
      <w:numFmt w:val="bullet"/>
      <w:lvlText w:val=""/>
      <w:lvlJc w:val="left"/>
      <w:pPr>
        <w:tabs>
          <w:tab w:val="num" w:pos="2835"/>
        </w:tabs>
        <w:ind w:left="2835" w:hanging="360"/>
      </w:pPr>
      <w:rPr>
        <w:rFonts w:ascii="Wingdings" w:hAnsi="Wingdings" w:hint="default"/>
        <w:sz w:val="20"/>
      </w:rPr>
    </w:lvl>
    <w:lvl w:ilvl="4" w:tentative="1">
      <w:start w:val="1"/>
      <w:numFmt w:val="bullet"/>
      <w:lvlText w:val=""/>
      <w:lvlJc w:val="left"/>
      <w:pPr>
        <w:tabs>
          <w:tab w:val="num" w:pos="3555"/>
        </w:tabs>
        <w:ind w:left="3555" w:hanging="360"/>
      </w:pPr>
      <w:rPr>
        <w:rFonts w:ascii="Wingdings" w:hAnsi="Wingdings" w:hint="default"/>
        <w:sz w:val="20"/>
      </w:rPr>
    </w:lvl>
    <w:lvl w:ilvl="5" w:tentative="1">
      <w:start w:val="1"/>
      <w:numFmt w:val="bullet"/>
      <w:lvlText w:val=""/>
      <w:lvlJc w:val="left"/>
      <w:pPr>
        <w:tabs>
          <w:tab w:val="num" w:pos="4275"/>
        </w:tabs>
        <w:ind w:left="4275" w:hanging="360"/>
      </w:pPr>
      <w:rPr>
        <w:rFonts w:ascii="Wingdings" w:hAnsi="Wingdings" w:hint="default"/>
        <w:sz w:val="20"/>
      </w:rPr>
    </w:lvl>
    <w:lvl w:ilvl="6" w:tentative="1">
      <w:start w:val="1"/>
      <w:numFmt w:val="bullet"/>
      <w:lvlText w:val=""/>
      <w:lvlJc w:val="left"/>
      <w:pPr>
        <w:tabs>
          <w:tab w:val="num" w:pos="4995"/>
        </w:tabs>
        <w:ind w:left="4995" w:hanging="360"/>
      </w:pPr>
      <w:rPr>
        <w:rFonts w:ascii="Wingdings" w:hAnsi="Wingdings" w:hint="default"/>
        <w:sz w:val="20"/>
      </w:rPr>
    </w:lvl>
    <w:lvl w:ilvl="7" w:tentative="1">
      <w:start w:val="1"/>
      <w:numFmt w:val="bullet"/>
      <w:lvlText w:val=""/>
      <w:lvlJc w:val="left"/>
      <w:pPr>
        <w:tabs>
          <w:tab w:val="num" w:pos="5715"/>
        </w:tabs>
        <w:ind w:left="5715" w:hanging="360"/>
      </w:pPr>
      <w:rPr>
        <w:rFonts w:ascii="Wingdings" w:hAnsi="Wingdings" w:hint="default"/>
        <w:sz w:val="20"/>
      </w:rPr>
    </w:lvl>
    <w:lvl w:ilvl="8" w:tentative="1">
      <w:start w:val="1"/>
      <w:numFmt w:val="bullet"/>
      <w:lvlText w:val=""/>
      <w:lvlJc w:val="left"/>
      <w:pPr>
        <w:tabs>
          <w:tab w:val="num" w:pos="6435"/>
        </w:tabs>
        <w:ind w:left="6435" w:hanging="360"/>
      </w:pPr>
      <w:rPr>
        <w:rFonts w:ascii="Wingdings" w:hAnsi="Wingdings" w:hint="default"/>
        <w:sz w:val="20"/>
      </w:rPr>
    </w:lvl>
  </w:abstractNum>
  <w:abstractNum w:abstractNumId="4" w15:restartNumberingAfterBreak="0">
    <w:nsid w:val="3429472E"/>
    <w:multiLevelType w:val="hybridMultilevel"/>
    <w:tmpl w:val="E03270BA"/>
    <w:lvl w:ilvl="0" w:tplc="17124F02">
      <w:start w:val="1"/>
      <w:numFmt w:val="decimal"/>
      <w:lvlText w:val="%1."/>
      <w:lvlJc w:val="left"/>
      <w:pPr>
        <w:ind w:left="420" w:hanging="42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A804C8F"/>
    <w:multiLevelType w:val="hybridMultilevel"/>
    <w:tmpl w:val="77FA4188"/>
    <w:lvl w:ilvl="0" w:tplc="806C1E04">
      <w:start w:val="1"/>
      <w:numFmt w:val="bullet"/>
      <w:lvlText w:val=""/>
      <w:lvlJc w:val="left"/>
      <w:pPr>
        <w:tabs>
          <w:tab w:val="num" w:pos="720"/>
        </w:tabs>
        <w:ind w:left="720" w:hanging="360"/>
      </w:pPr>
      <w:rPr>
        <w:rFonts w:ascii="Wingdings" w:hAnsi="Wingdings" w:hint="default"/>
      </w:rPr>
    </w:lvl>
    <w:lvl w:ilvl="1" w:tplc="D952C510">
      <w:start w:val="1"/>
      <w:numFmt w:val="bullet"/>
      <w:lvlText w:val=""/>
      <w:lvlJc w:val="left"/>
      <w:pPr>
        <w:tabs>
          <w:tab w:val="num" w:pos="1440"/>
        </w:tabs>
        <w:ind w:left="1440" w:hanging="360"/>
      </w:pPr>
      <w:rPr>
        <w:rFonts w:ascii="Wingdings" w:hAnsi="Wingdings" w:hint="default"/>
      </w:rPr>
    </w:lvl>
    <w:lvl w:ilvl="2" w:tplc="6EBA486C" w:tentative="1">
      <w:start w:val="1"/>
      <w:numFmt w:val="bullet"/>
      <w:lvlText w:val=""/>
      <w:lvlJc w:val="left"/>
      <w:pPr>
        <w:tabs>
          <w:tab w:val="num" w:pos="2160"/>
        </w:tabs>
        <w:ind w:left="2160" w:hanging="360"/>
      </w:pPr>
      <w:rPr>
        <w:rFonts w:ascii="Wingdings" w:hAnsi="Wingdings" w:hint="default"/>
      </w:rPr>
    </w:lvl>
    <w:lvl w:ilvl="3" w:tplc="B0C0405C" w:tentative="1">
      <w:start w:val="1"/>
      <w:numFmt w:val="bullet"/>
      <w:lvlText w:val=""/>
      <w:lvlJc w:val="left"/>
      <w:pPr>
        <w:tabs>
          <w:tab w:val="num" w:pos="2880"/>
        </w:tabs>
        <w:ind w:left="2880" w:hanging="360"/>
      </w:pPr>
      <w:rPr>
        <w:rFonts w:ascii="Wingdings" w:hAnsi="Wingdings" w:hint="default"/>
      </w:rPr>
    </w:lvl>
    <w:lvl w:ilvl="4" w:tplc="67CC7F32" w:tentative="1">
      <w:start w:val="1"/>
      <w:numFmt w:val="bullet"/>
      <w:lvlText w:val=""/>
      <w:lvlJc w:val="left"/>
      <w:pPr>
        <w:tabs>
          <w:tab w:val="num" w:pos="3600"/>
        </w:tabs>
        <w:ind w:left="3600" w:hanging="360"/>
      </w:pPr>
      <w:rPr>
        <w:rFonts w:ascii="Wingdings" w:hAnsi="Wingdings" w:hint="default"/>
      </w:rPr>
    </w:lvl>
    <w:lvl w:ilvl="5" w:tplc="1C228696" w:tentative="1">
      <w:start w:val="1"/>
      <w:numFmt w:val="bullet"/>
      <w:lvlText w:val=""/>
      <w:lvlJc w:val="left"/>
      <w:pPr>
        <w:tabs>
          <w:tab w:val="num" w:pos="4320"/>
        </w:tabs>
        <w:ind w:left="4320" w:hanging="360"/>
      </w:pPr>
      <w:rPr>
        <w:rFonts w:ascii="Wingdings" w:hAnsi="Wingdings" w:hint="default"/>
      </w:rPr>
    </w:lvl>
    <w:lvl w:ilvl="6" w:tplc="A6CA345A" w:tentative="1">
      <w:start w:val="1"/>
      <w:numFmt w:val="bullet"/>
      <w:lvlText w:val=""/>
      <w:lvlJc w:val="left"/>
      <w:pPr>
        <w:tabs>
          <w:tab w:val="num" w:pos="5040"/>
        </w:tabs>
        <w:ind w:left="5040" w:hanging="360"/>
      </w:pPr>
      <w:rPr>
        <w:rFonts w:ascii="Wingdings" w:hAnsi="Wingdings" w:hint="default"/>
      </w:rPr>
    </w:lvl>
    <w:lvl w:ilvl="7" w:tplc="ACBE6CA8" w:tentative="1">
      <w:start w:val="1"/>
      <w:numFmt w:val="bullet"/>
      <w:lvlText w:val=""/>
      <w:lvlJc w:val="left"/>
      <w:pPr>
        <w:tabs>
          <w:tab w:val="num" w:pos="5760"/>
        </w:tabs>
        <w:ind w:left="5760" w:hanging="360"/>
      </w:pPr>
      <w:rPr>
        <w:rFonts w:ascii="Wingdings" w:hAnsi="Wingdings" w:hint="default"/>
      </w:rPr>
    </w:lvl>
    <w:lvl w:ilvl="8" w:tplc="CAB0605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45B7B6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7FC33738"/>
    <w:multiLevelType w:val="hybridMultilevel"/>
    <w:tmpl w:val="32E83978"/>
    <w:lvl w:ilvl="0" w:tplc="17124F02">
      <w:start w:val="1"/>
      <w:numFmt w:val="decimal"/>
      <w:lvlText w:val="%1."/>
      <w:lvlJc w:val="left"/>
      <w:pPr>
        <w:ind w:left="420" w:hanging="42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6"/>
  </w:num>
  <w:num w:numId="3">
    <w:abstractNumId w:val="0"/>
  </w:num>
  <w:num w:numId="4">
    <w:abstractNumId w:val="1"/>
  </w:num>
  <w:num w:numId="5">
    <w:abstractNumId w:val="5"/>
  </w:num>
  <w:num w:numId="6">
    <w:abstractNumId w:val="7"/>
  </w:num>
  <w:num w:numId="7">
    <w:abstractNumId w:val="4"/>
  </w:num>
  <w:num w:numId="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吴敏">
    <w15:presenceInfo w15:providerId="AD" w15:userId="S::mwu@sei.ecnu.edu.cn::e396f9ec-16b2-4e10-95bf-bb9cf7379c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3"/>
  <w:doNotDisplayPageBoundarie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cwNGRkMTMxYzMyNjYzZmM5NWM2ZmIwN2ViZDI0MDkifQ=="/>
  </w:docVars>
  <w:rsids>
    <w:rsidRoot w:val="004B437D"/>
    <w:rsid w:val="00084CA4"/>
    <w:rsid w:val="000C0B7A"/>
    <w:rsid w:val="000D575F"/>
    <w:rsid w:val="000D5F6C"/>
    <w:rsid w:val="000D641C"/>
    <w:rsid w:val="000E55C5"/>
    <w:rsid w:val="00156F82"/>
    <w:rsid w:val="001748CC"/>
    <w:rsid w:val="001812DF"/>
    <w:rsid w:val="001B0275"/>
    <w:rsid w:val="001B0513"/>
    <w:rsid w:val="002006B2"/>
    <w:rsid w:val="00203894"/>
    <w:rsid w:val="00223F49"/>
    <w:rsid w:val="00224AF7"/>
    <w:rsid w:val="0022741C"/>
    <w:rsid w:val="002338E8"/>
    <w:rsid w:val="002B735A"/>
    <w:rsid w:val="002D5A2E"/>
    <w:rsid w:val="002E7735"/>
    <w:rsid w:val="002F0079"/>
    <w:rsid w:val="00322AA0"/>
    <w:rsid w:val="00363360"/>
    <w:rsid w:val="00383E8A"/>
    <w:rsid w:val="004001E5"/>
    <w:rsid w:val="00403D42"/>
    <w:rsid w:val="00451AF9"/>
    <w:rsid w:val="00474BA5"/>
    <w:rsid w:val="004A74A0"/>
    <w:rsid w:val="004B437D"/>
    <w:rsid w:val="004E5D1C"/>
    <w:rsid w:val="00510C8F"/>
    <w:rsid w:val="00564B6F"/>
    <w:rsid w:val="00597595"/>
    <w:rsid w:val="005A3138"/>
    <w:rsid w:val="00613C5D"/>
    <w:rsid w:val="00640969"/>
    <w:rsid w:val="006421C5"/>
    <w:rsid w:val="006814BB"/>
    <w:rsid w:val="006A36E8"/>
    <w:rsid w:val="006C578B"/>
    <w:rsid w:val="006C7B61"/>
    <w:rsid w:val="006D4BFB"/>
    <w:rsid w:val="00723341"/>
    <w:rsid w:val="00752564"/>
    <w:rsid w:val="007A18D5"/>
    <w:rsid w:val="007B681A"/>
    <w:rsid w:val="007D4CCD"/>
    <w:rsid w:val="007D6D21"/>
    <w:rsid w:val="00863873"/>
    <w:rsid w:val="00892795"/>
    <w:rsid w:val="008C21AF"/>
    <w:rsid w:val="00912E37"/>
    <w:rsid w:val="00936CEE"/>
    <w:rsid w:val="00977F9F"/>
    <w:rsid w:val="009A2A11"/>
    <w:rsid w:val="009B6612"/>
    <w:rsid w:val="009D22CA"/>
    <w:rsid w:val="009D6FF5"/>
    <w:rsid w:val="009E04C0"/>
    <w:rsid w:val="009F448D"/>
    <w:rsid w:val="00A07697"/>
    <w:rsid w:val="00A62D01"/>
    <w:rsid w:val="00A80F0F"/>
    <w:rsid w:val="00AB777E"/>
    <w:rsid w:val="00AD7415"/>
    <w:rsid w:val="00B12D70"/>
    <w:rsid w:val="00B42E27"/>
    <w:rsid w:val="00B45406"/>
    <w:rsid w:val="00B85C81"/>
    <w:rsid w:val="00BA1547"/>
    <w:rsid w:val="00BD2AC3"/>
    <w:rsid w:val="00C03D4C"/>
    <w:rsid w:val="00C250A1"/>
    <w:rsid w:val="00C25795"/>
    <w:rsid w:val="00C4619D"/>
    <w:rsid w:val="00CC5602"/>
    <w:rsid w:val="00D61225"/>
    <w:rsid w:val="00D67A7A"/>
    <w:rsid w:val="00D86670"/>
    <w:rsid w:val="00DC68C3"/>
    <w:rsid w:val="00DF7943"/>
    <w:rsid w:val="00E71CDB"/>
    <w:rsid w:val="00E75832"/>
    <w:rsid w:val="00EB055A"/>
    <w:rsid w:val="00EC7682"/>
    <w:rsid w:val="00EF33C9"/>
    <w:rsid w:val="00EF6ADA"/>
    <w:rsid w:val="00F152C5"/>
    <w:rsid w:val="00F23B91"/>
    <w:rsid w:val="00F2502C"/>
    <w:rsid w:val="00F407AB"/>
    <w:rsid w:val="00F602DE"/>
    <w:rsid w:val="00F64A6D"/>
    <w:rsid w:val="00FA1EAB"/>
    <w:rsid w:val="00FD6391"/>
    <w:rsid w:val="00FE1B2F"/>
    <w:rsid w:val="01853E11"/>
    <w:rsid w:val="05452D23"/>
    <w:rsid w:val="055C696E"/>
    <w:rsid w:val="08532CD0"/>
    <w:rsid w:val="09FF55C8"/>
    <w:rsid w:val="0B414327"/>
    <w:rsid w:val="0BDA051A"/>
    <w:rsid w:val="0C7D15CE"/>
    <w:rsid w:val="0E533CB0"/>
    <w:rsid w:val="0E7A7000"/>
    <w:rsid w:val="0EA6281A"/>
    <w:rsid w:val="107C3F30"/>
    <w:rsid w:val="123D3C4C"/>
    <w:rsid w:val="140146F5"/>
    <w:rsid w:val="1B100566"/>
    <w:rsid w:val="1BF603FD"/>
    <w:rsid w:val="1FAF0A76"/>
    <w:rsid w:val="278B54BF"/>
    <w:rsid w:val="27CD78BA"/>
    <w:rsid w:val="27E53903"/>
    <w:rsid w:val="2DE6761A"/>
    <w:rsid w:val="2EF8667D"/>
    <w:rsid w:val="306D34AD"/>
    <w:rsid w:val="31E938AC"/>
    <w:rsid w:val="343B01DB"/>
    <w:rsid w:val="345A4C3A"/>
    <w:rsid w:val="40704CA9"/>
    <w:rsid w:val="4C797719"/>
    <w:rsid w:val="4EC015B1"/>
    <w:rsid w:val="521A68B6"/>
    <w:rsid w:val="586200ED"/>
    <w:rsid w:val="58896EB8"/>
    <w:rsid w:val="598A7506"/>
    <w:rsid w:val="5B342034"/>
    <w:rsid w:val="5DEC4171"/>
    <w:rsid w:val="608F34D9"/>
    <w:rsid w:val="61A71240"/>
    <w:rsid w:val="645929CA"/>
    <w:rsid w:val="65322DFD"/>
    <w:rsid w:val="6CE6201D"/>
    <w:rsid w:val="71813AE6"/>
    <w:rsid w:val="71990C33"/>
    <w:rsid w:val="71D55268"/>
    <w:rsid w:val="727B1B10"/>
    <w:rsid w:val="771702BD"/>
    <w:rsid w:val="77CA2AE4"/>
    <w:rsid w:val="7BED3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991B43"/>
  <w15:docId w15:val="{81C29385-5F14-A74B-8A7E-19BFF78D7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footnote reference" w:uiPriority="99"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Body Text 2" w:qFormat="1"/>
    <w:lsdException w:name="Body Text Indent 3"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Body Text Indent"/>
    <w:basedOn w:val="a"/>
    <w:qFormat/>
    <w:pPr>
      <w:adjustRightInd w:val="0"/>
      <w:snapToGrid w:val="0"/>
      <w:spacing w:line="360" w:lineRule="auto"/>
      <w:ind w:firstLineChars="200" w:firstLine="480"/>
    </w:pPr>
    <w:rPr>
      <w:rFonts w:ascii="宋体" w:hAnsi="宋体"/>
      <w:sz w:val="24"/>
    </w:rPr>
  </w:style>
  <w:style w:type="paragraph" w:styleId="a5">
    <w:name w:val="Date"/>
    <w:basedOn w:val="a"/>
    <w:next w:val="a"/>
    <w:qFormat/>
    <w:pPr>
      <w:ind w:leftChars="2500" w:left="100"/>
    </w:pPr>
  </w:style>
  <w:style w:type="paragraph" w:styleId="a6">
    <w:name w:val="Balloon Text"/>
    <w:basedOn w:val="a"/>
    <w:semiHidden/>
    <w:qFormat/>
    <w:rPr>
      <w:sz w:val="18"/>
      <w:szCs w:val="18"/>
    </w:rPr>
  </w:style>
  <w:style w:type="paragraph" w:styleId="a7">
    <w:name w:val="footer"/>
    <w:basedOn w:val="a"/>
    <w:qFormat/>
    <w:pPr>
      <w:tabs>
        <w:tab w:val="center" w:pos="4153"/>
        <w:tab w:val="right" w:pos="8306"/>
      </w:tabs>
      <w:snapToGrid w:val="0"/>
      <w:jc w:val="left"/>
    </w:pPr>
    <w:rPr>
      <w:sz w:val="18"/>
      <w:szCs w:val="18"/>
    </w:rPr>
  </w:style>
  <w:style w:type="paragraph" w:styleId="a8">
    <w:name w:val="header"/>
    <w:basedOn w:val="a"/>
    <w:qFormat/>
    <w:pPr>
      <w:pBdr>
        <w:bottom w:val="single" w:sz="6" w:space="1" w:color="auto"/>
      </w:pBdr>
      <w:tabs>
        <w:tab w:val="center" w:pos="4153"/>
        <w:tab w:val="right" w:pos="8306"/>
      </w:tabs>
      <w:snapToGrid w:val="0"/>
      <w:jc w:val="center"/>
    </w:pPr>
    <w:rPr>
      <w:sz w:val="18"/>
      <w:szCs w:val="18"/>
    </w:rPr>
  </w:style>
  <w:style w:type="paragraph" w:styleId="3">
    <w:name w:val="Body Text Indent 3"/>
    <w:basedOn w:val="a"/>
    <w:link w:val="30"/>
    <w:qFormat/>
    <w:pPr>
      <w:tabs>
        <w:tab w:val="left" w:pos="315"/>
      </w:tabs>
      <w:spacing w:line="400" w:lineRule="atLeast"/>
      <w:ind w:right="-1792" w:firstLine="564"/>
    </w:pPr>
    <w:rPr>
      <w:rFonts w:ascii="楷体_GB2312" w:eastAsia="楷体_GB2312" w:hint="eastAsia"/>
      <w:sz w:val="28"/>
      <w:szCs w:val="20"/>
    </w:rPr>
  </w:style>
  <w:style w:type="paragraph" w:styleId="2">
    <w:name w:val="Body Text 2"/>
    <w:basedOn w:val="a"/>
    <w:qFormat/>
    <w:pPr>
      <w:spacing w:beforeLines="50" w:line="0" w:lineRule="atLeast"/>
      <w:ind w:right="57"/>
    </w:pPr>
    <w:rPr>
      <w:rFonts w:eastAsia="仿宋_GB2312"/>
      <w:b/>
      <w:bCs/>
      <w:sz w:val="24"/>
    </w:rPr>
  </w:style>
  <w:style w:type="paragraph" w:styleId="a9">
    <w:name w:val="Normal (Web)"/>
    <w:basedOn w:val="a"/>
    <w:qFormat/>
    <w:pPr>
      <w:widowControl/>
      <w:spacing w:before="100" w:beforeAutospacing="1" w:after="100" w:afterAutospacing="1"/>
      <w:jc w:val="left"/>
    </w:pPr>
    <w:rPr>
      <w:rFonts w:ascii="宋体" w:hAnsi="宋体" w:cs="Arial Unicode MS" w:hint="eastAsia"/>
      <w:kern w:val="0"/>
      <w:sz w:val="18"/>
      <w:szCs w:val="18"/>
    </w:rPr>
  </w:style>
  <w:style w:type="character" w:styleId="aa">
    <w:name w:val="page number"/>
    <w:basedOn w:val="a0"/>
    <w:qFormat/>
  </w:style>
  <w:style w:type="character" w:styleId="ab">
    <w:name w:val="FollowedHyperlink"/>
    <w:basedOn w:val="a0"/>
    <w:qFormat/>
    <w:rPr>
      <w:color w:val="800080"/>
      <w:u w:val="single"/>
    </w:rPr>
  </w:style>
  <w:style w:type="character" w:styleId="ac">
    <w:name w:val="Hyperlink"/>
    <w:basedOn w:val="a0"/>
    <w:qFormat/>
    <w:rPr>
      <w:color w:val="0000FF"/>
      <w:u w:val="single"/>
    </w:rPr>
  </w:style>
  <w:style w:type="paragraph" w:styleId="ad">
    <w:name w:val="List Paragraph"/>
    <w:basedOn w:val="a"/>
    <w:uiPriority w:val="99"/>
    <w:rsid w:val="00F23B91"/>
    <w:pPr>
      <w:ind w:firstLineChars="200" w:firstLine="420"/>
    </w:pPr>
  </w:style>
  <w:style w:type="character" w:customStyle="1" w:styleId="30">
    <w:name w:val="正文文本缩进 3 字符"/>
    <w:basedOn w:val="a0"/>
    <w:link w:val="3"/>
    <w:rsid w:val="007D4CCD"/>
    <w:rPr>
      <w:rFonts w:ascii="楷体_GB2312" w:eastAsia="楷体_GB2312"/>
      <w:kern w:val="2"/>
      <w:sz w:val="28"/>
    </w:rPr>
  </w:style>
  <w:style w:type="character" w:styleId="ae">
    <w:name w:val="footnote reference"/>
    <w:uiPriority w:val="99"/>
    <w:unhideWhenUsed/>
    <w:qFormat/>
    <w:rsid w:val="009A2A1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491159">
      <w:bodyDiv w:val="1"/>
      <w:marLeft w:val="0"/>
      <w:marRight w:val="0"/>
      <w:marTop w:val="0"/>
      <w:marBottom w:val="0"/>
      <w:divBdr>
        <w:top w:val="none" w:sz="0" w:space="0" w:color="auto"/>
        <w:left w:val="none" w:sz="0" w:space="0" w:color="auto"/>
        <w:bottom w:val="none" w:sz="0" w:space="0" w:color="auto"/>
        <w:right w:val="none" w:sz="0" w:space="0" w:color="auto"/>
      </w:divBdr>
    </w:div>
    <w:div w:id="417100335">
      <w:bodyDiv w:val="1"/>
      <w:marLeft w:val="0"/>
      <w:marRight w:val="0"/>
      <w:marTop w:val="0"/>
      <w:marBottom w:val="0"/>
      <w:divBdr>
        <w:top w:val="none" w:sz="0" w:space="0" w:color="auto"/>
        <w:left w:val="none" w:sz="0" w:space="0" w:color="auto"/>
        <w:bottom w:val="none" w:sz="0" w:space="0" w:color="auto"/>
        <w:right w:val="none" w:sz="0" w:space="0" w:color="auto"/>
      </w:divBdr>
    </w:div>
    <w:div w:id="524288270">
      <w:bodyDiv w:val="1"/>
      <w:marLeft w:val="0"/>
      <w:marRight w:val="0"/>
      <w:marTop w:val="0"/>
      <w:marBottom w:val="0"/>
      <w:divBdr>
        <w:top w:val="none" w:sz="0" w:space="0" w:color="auto"/>
        <w:left w:val="none" w:sz="0" w:space="0" w:color="auto"/>
        <w:bottom w:val="none" w:sz="0" w:space="0" w:color="auto"/>
        <w:right w:val="none" w:sz="0" w:space="0" w:color="auto"/>
      </w:divBdr>
    </w:div>
    <w:div w:id="1396007384">
      <w:bodyDiv w:val="1"/>
      <w:marLeft w:val="0"/>
      <w:marRight w:val="0"/>
      <w:marTop w:val="0"/>
      <w:marBottom w:val="0"/>
      <w:divBdr>
        <w:top w:val="none" w:sz="0" w:space="0" w:color="auto"/>
        <w:left w:val="none" w:sz="0" w:space="0" w:color="auto"/>
        <w:bottom w:val="none" w:sz="0" w:space="0" w:color="auto"/>
        <w:right w:val="none" w:sz="0" w:space="0" w:color="auto"/>
      </w:divBdr>
      <w:divsChild>
        <w:div w:id="1993751094">
          <w:marLeft w:val="1080"/>
          <w:marRight w:val="0"/>
          <w:marTop w:val="100"/>
          <w:marBottom w:val="0"/>
          <w:divBdr>
            <w:top w:val="none" w:sz="0" w:space="0" w:color="auto"/>
            <w:left w:val="none" w:sz="0" w:space="0" w:color="auto"/>
            <w:bottom w:val="none" w:sz="0" w:space="0" w:color="auto"/>
            <w:right w:val="none" w:sz="0" w:space="0" w:color="auto"/>
          </w:divBdr>
        </w:div>
        <w:div w:id="684937103">
          <w:marLeft w:val="1080"/>
          <w:marRight w:val="0"/>
          <w:marTop w:val="100"/>
          <w:marBottom w:val="0"/>
          <w:divBdr>
            <w:top w:val="none" w:sz="0" w:space="0" w:color="auto"/>
            <w:left w:val="none" w:sz="0" w:space="0" w:color="auto"/>
            <w:bottom w:val="none" w:sz="0" w:space="0" w:color="auto"/>
            <w:right w:val="none" w:sz="0" w:space="0" w:color="auto"/>
          </w:divBdr>
        </w:div>
      </w:divsChild>
    </w:div>
    <w:div w:id="2129662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5</Pages>
  <Words>650</Words>
  <Characters>3705</Characters>
  <Application>Microsoft Office Word</Application>
  <DocSecurity>0</DocSecurity>
  <Lines>30</Lines>
  <Paragraphs>8</Paragraphs>
  <ScaleCrop>false</ScaleCrop>
  <Company>hed</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附件二：普通高等教育“十五”国家级规划教材</dc:title>
  <dc:creator>djq</dc:creator>
  <cp:lastModifiedBy>吴敏</cp:lastModifiedBy>
  <cp:revision>39</cp:revision>
  <cp:lastPrinted>2025-05-09T03:45:00Z</cp:lastPrinted>
  <dcterms:created xsi:type="dcterms:W3CDTF">2015-08-23T13:52:00Z</dcterms:created>
  <dcterms:modified xsi:type="dcterms:W3CDTF">2025-06-30T15:37:00Z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18452570AADA43AEB829CEE761D90285_13</vt:lpwstr>
  </property>
  <property fmtid="{D5CDD505-2E9C-101B-9397-08002B2CF9AE}" pid="4" name="KSOTemplateDocerSaveRecord">
    <vt:lpwstr>eyJoZGlkIjoiMWQ1NGYyM2YwMDVkMTJkOWYxZWQ1YTkxNTRmMjkwOGYiLCJ1c2VySWQiOiIzNzcwOTgxOTUifQ==</vt:lpwstr>
  </property>
</Properties>
</file>